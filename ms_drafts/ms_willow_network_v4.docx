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emf" ContentType="image/x-emf"/>
  <Override PartName="/word/comments.xml" ContentType="application/vnd.openxmlformats-officedocument.wordprocessingml.comment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CA1" w:rsidRDefault="003354E9" w:rsidP="00C12CE3">
      <w:pPr>
        <w:spacing w:line="480" w:lineRule="auto"/>
        <w:rPr>
          <w:rFonts w:ascii="Times New Roman" w:hAnsi="Times New Roman"/>
          <w:b/>
          <w:sz w:val="32"/>
        </w:rPr>
      </w:pPr>
      <w:ins w:id="0" w:author="Matthew Barbour" w:date="2014-11-04T13:34:00Z">
        <w:r>
          <w:rPr>
            <w:rFonts w:ascii="Times New Roman" w:hAnsi="Times New Roman"/>
            <w:b/>
            <w:sz w:val="32"/>
          </w:rPr>
          <w:t>Herbivore-parasitoid network structure depends on host-plant genotype</w:t>
        </w:r>
      </w:ins>
      <w:commentRangeStart w:id="1"/>
      <w:del w:id="2" w:author="Matthew Barbour" w:date="2014-11-04T13:34:00Z">
        <w:r w:rsidR="009D288E" w:rsidDel="003354E9">
          <w:rPr>
            <w:rFonts w:ascii="Times New Roman" w:hAnsi="Times New Roman"/>
            <w:b/>
            <w:sz w:val="32"/>
          </w:rPr>
          <w:delText>P</w:delText>
        </w:r>
        <w:r w:rsidR="00C12CE3" w:rsidRPr="006776CD" w:rsidDel="003354E9">
          <w:rPr>
            <w:rFonts w:ascii="Times New Roman" w:hAnsi="Times New Roman"/>
            <w:b/>
            <w:sz w:val="32"/>
          </w:rPr>
          <w:delText xml:space="preserve">lant genetic variation </w:delText>
        </w:r>
        <w:r w:rsidR="004F73EC" w:rsidDel="003354E9">
          <w:rPr>
            <w:rFonts w:ascii="Times New Roman" w:hAnsi="Times New Roman"/>
            <w:b/>
            <w:sz w:val="32"/>
          </w:rPr>
          <w:delText xml:space="preserve">shapes </w:delText>
        </w:r>
      </w:del>
      <w:ins w:id="3" w:author="Mariano A. Rodriguez-Cabal" w:date="2014-10-01T13:42:00Z">
        <w:del w:id="4" w:author="Matthew Barbour" w:date="2014-11-04T13:34:00Z">
          <w:r w:rsidR="004B0B02" w:rsidDel="003354E9">
            <w:rPr>
              <w:rFonts w:ascii="Times New Roman" w:hAnsi="Times New Roman"/>
              <w:b/>
              <w:sz w:val="32"/>
            </w:rPr>
            <w:delText xml:space="preserve">structures </w:delText>
          </w:r>
        </w:del>
      </w:ins>
      <w:del w:id="5" w:author="Matthew Barbour" w:date="2014-11-04T13:34:00Z">
        <w:r w:rsidR="004F73EC" w:rsidDel="003354E9">
          <w:rPr>
            <w:rFonts w:ascii="Times New Roman" w:hAnsi="Times New Roman"/>
            <w:b/>
            <w:sz w:val="32"/>
          </w:rPr>
          <w:delText xml:space="preserve">the </w:delText>
        </w:r>
        <w:r w:rsidR="004F73EC" w:rsidDel="003354E9">
          <w:rPr>
            <w:rFonts w:ascii="Times New Roman" w:hAnsi="Times New Roman"/>
            <w:b/>
            <w:sz w:val="32"/>
          </w:rPr>
          <w:delText xml:space="preserve">architecture </w:delText>
        </w:r>
      </w:del>
      <w:ins w:id="6" w:author="Mariano A. Rodriguez-Cabal" w:date="2014-10-01T13:30:00Z">
        <w:del w:id="7" w:author="Matthew Barbour" w:date="2014-11-04T13:34:00Z">
          <w:r w:rsidR="004B0B02" w:rsidDel="003354E9">
            <w:rPr>
              <w:rFonts w:ascii="Times New Roman" w:hAnsi="Times New Roman"/>
              <w:b/>
              <w:sz w:val="32"/>
            </w:rPr>
            <w:delText xml:space="preserve">assembly </w:delText>
          </w:r>
        </w:del>
      </w:ins>
      <w:del w:id="8" w:author="Matthew Barbour" w:date="2014-11-04T13:34:00Z">
        <w:r w:rsidR="004F73EC" w:rsidDel="003354E9">
          <w:rPr>
            <w:rFonts w:ascii="Times New Roman" w:hAnsi="Times New Roman"/>
            <w:b/>
            <w:sz w:val="32"/>
          </w:rPr>
          <w:delText>of</w:delText>
        </w:r>
        <w:r w:rsidR="009D288E" w:rsidDel="003354E9">
          <w:rPr>
            <w:rFonts w:ascii="Times New Roman" w:hAnsi="Times New Roman"/>
            <w:b/>
            <w:sz w:val="32"/>
          </w:rPr>
          <w:delText xml:space="preserve"> herbivore</w:delText>
        </w:r>
        <w:r w:rsidR="00C12CE3" w:rsidRPr="006776CD" w:rsidDel="003354E9">
          <w:rPr>
            <w:rFonts w:ascii="Times New Roman" w:hAnsi="Times New Roman"/>
            <w:b/>
            <w:sz w:val="32"/>
          </w:rPr>
          <w:delText>-parasitoid networks</w:delText>
        </w:r>
        <w:commentRangeEnd w:id="1"/>
        <w:r w:rsidR="003D5DA4" w:rsidDel="003354E9">
          <w:rPr>
            <w:rStyle w:val="CommentReference"/>
          </w:rPr>
          <w:commentReference w:id="1"/>
        </w:r>
      </w:del>
    </w:p>
    <w:p w:rsidR="00C12CE3" w:rsidRPr="006776CD" w:rsidDel="00770C52" w:rsidRDefault="00BF5CA1" w:rsidP="00C12CE3">
      <w:pPr>
        <w:spacing w:line="480" w:lineRule="auto"/>
        <w:rPr>
          <w:del w:id="9" w:author="Matthew Barbour" w:date="2014-09-25T17:39:00Z"/>
          <w:rFonts w:ascii="Times New Roman" w:hAnsi="Times New Roman"/>
          <w:b/>
          <w:sz w:val="32"/>
        </w:rPr>
      </w:pPr>
      <w:del w:id="10" w:author="Matthew Barbour" w:date="2014-09-25T17:39:00Z">
        <w:r w:rsidDel="00770C52">
          <w:rPr>
            <w:rFonts w:ascii="Times New Roman" w:hAnsi="Times New Roman"/>
            <w:b/>
            <w:sz w:val="32"/>
          </w:rPr>
          <w:delText>Heritability of herbivore-parasitoid network architecture</w:delText>
        </w:r>
      </w:del>
    </w:p>
    <w:p w:rsidR="00C12CE3" w:rsidRPr="006776CD" w:rsidRDefault="00C12CE3" w:rsidP="00C12CE3">
      <w:pPr>
        <w:spacing w:line="480" w:lineRule="auto"/>
        <w:rPr>
          <w:rFonts w:ascii="Times New Roman" w:hAnsi="Times New Roman"/>
          <w:b/>
        </w:rPr>
      </w:pPr>
    </w:p>
    <w:p w:rsidR="00C12CE3" w:rsidRPr="006776CD" w:rsidRDefault="00C12CE3" w:rsidP="00C12CE3">
      <w:pPr>
        <w:spacing w:line="480" w:lineRule="auto"/>
        <w:rPr>
          <w:rFonts w:ascii="Times New Roman" w:hAnsi="Times New Roman"/>
        </w:rPr>
      </w:pPr>
      <w:r w:rsidRPr="006776CD">
        <w:rPr>
          <w:rFonts w:ascii="Times New Roman" w:hAnsi="Times New Roman"/>
        </w:rPr>
        <w:t>Matthew A. Barbour</w:t>
      </w:r>
      <w:r w:rsidRPr="006776CD">
        <w:rPr>
          <w:rFonts w:ascii="Times New Roman" w:hAnsi="Times New Roman"/>
          <w:vertAlign w:val="superscript"/>
        </w:rPr>
        <w:t>1</w:t>
      </w:r>
      <w:r w:rsidRPr="006776CD">
        <w:rPr>
          <w:rFonts w:ascii="Times New Roman" w:hAnsi="Times New Roman"/>
        </w:rPr>
        <w:t xml:space="preserve">, </w:t>
      </w:r>
      <w:proofErr w:type="spellStart"/>
      <w:r w:rsidRPr="006776CD">
        <w:rPr>
          <w:rFonts w:ascii="Times New Roman" w:hAnsi="Times New Roman"/>
        </w:rPr>
        <w:t>Jordi</w:t>
      </w:r>
      <w:proofErr w:type="spellEnd"/>
      <w:r w:rsidRPr="006776CD">
        <w:rPr>
          <w:rFonts w:ascii="Times New Roman" w:hAnsi="Times New Roman"/>
        </w:rPr>
        <w:t xml:space="preserve"> Bascompte</w:t>
      </w:r>
      <w:r w:rsidRPr="006776CD">
        <w:rPr>
          <w:rFonts w:ascii="Times New Roman" w:hAnsi="Times New Roman"/>
          <w:vertAlign w:val="superscript"/>
        </w:rPr>
        <w:t>2</w:t>
      </w:r>
      <w:r w:rsidRPr="006776CD">
        <w:rPr>
          <w:rFonts w:ascii="Times New Roman" w:hAnsi="Times New Roman"/>
        </w:rPr>
        <w:t xml:space="preserve">, </w:t>
      </w:r>
      <w:r w:rsidR="00AE74F5" w:rsidRPr="006776CD">
        <w:rPr>
          <w:rFonts w:ascii="Times New Roman" w:hAnsi="Times New Roman"/>
        </w:rPr>
        <w:t xml:space="preserve">Joshua </w:t>
      </w:r>
      <w:r w:rsidR="006776CD" w:rsidRPr="006776CD">
        <w:rPr>
          <w:rFonts w:ascii="Times New Roman" w:hAnsi="Times New Roman"/>
        </w:rPr>
        <w:t xml:space="preserve">R. </w:t>
      </w:r>
      <w:r w:rsidR="00AE74F5" w:rsidRPr="006776CD">
        <w:rPr>
          <w:rFonts w:ascii="Times New Roman" w:hAnsi="Times New Roman"/>
        </w:rPr>
        <w:t>Nicholson</w:t>
      </w:r>
      <w:r w:rsidR="00AE74F5" w:rsidRPr="006776CD">
        <w:rPr>
          <w:rFonts w:ascii="Times New Roman" w:hAnsi="Times New Roman"/>
          <w:vertAlign w:val="superscript"/>
        </w:rPr>
        <w:t>1</w:t>
      </w:r>
      <w:r w:rsidR="00AE74F5" w:rsidRPr="006776CD">
        <w:rPr>
          <w:rFonts w:ascii="Times New Roman" w:hAnsi="Times New Roman"/>
        </w:rPr>
        <w:t xml:space="preserve">, </w:t>
      </w:r>
      <w:proofErr w:type="spellStart"/>
      <w:r w:rsidRPr="006776CD">
        <w:rPr>
          <w:rFonts w:ascii="Times New Roman" w:hAnsi="Times New Roman"/>
        </w:rPr>
        <w:t>Riitta</w:t>
      </w:r>
      <w:proofErr w:type="spellEnd"/>
      <w:r w:rsidRPr="006776CD">
        <w:rPr>
          <w:rFonts w:ascii="Times New Roman" w:hAnsi="Times New Roman"/>
        </w:rPr>
        <w:t xml:space="preserve"> Julkunen-Tiitto</w:t>
      </w:r>
      <w:r w:rsidRPr="006776CD">
        <w:rPr>
          <w:rFonts w:ascii="Times New Roman" w:hAnsi="Times New Roman"/>
          <w:vertAlign w:val="superscript"/>
        </w:rPr>
        <w:t>3</w:t>
      </w:r>
      <w:r w:rsidRPr="006776CD">
        <w:rPr>
          <w:rFonts w:ascii="Times New Roman" w:hAnsi="Times New Roman"/>
        </w:rPr>
        <w:t>, Erik S. Jules</w:t>
      </w:r>
      <w:r w:rsidRPr="006776CD">
        <w:rPr>
          <w:rFonts w:ascii="Times New Roman" w:hAnsi="Times New Roman"/>
          <w:vertAlign w:val="superscript"/>
        </w:rPr>
        <w:t>4</w:t>
      </w:r>
      <w:r w:rsidRPr="006776CD">
        <w:rPr>
          <w:rFonts w:ascii="Times New Roman" w:hAnsi="Times New Roman"/>
        </w:rPr>
        <w:t>, and Gregory M. Crutsinger</w:t>
      </w:r>
      <w:r w:rsidRPr="006776CD">
        <w:rPr>
          <w:rFonts w:ascii="Times New Roman" w:hAnsi="Times New Roman"/>
          <w:vertAlign w:val="superscript"/>
        </w:rPr>
        <w:t>1</w:t>
      </w:r>
    </w:p>
    <w:p w:rsidR="00C12CE3" w:rsidRPr="006776CD" w:rsidRDefault="00C12CE3" w:rsidP="00C12CE3">
      <w:pPr>
        <w:spacing w:line="480" w:lineRule="auto"/>
        <w:rPr>
          <w:rFonts w:ascii="Times New Roman" w:hAnsi="Times New Roman"/>
        </w:rPr>
      </w:pPr>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1</w:t>
      </w:r>
      <w:r w:rsidRPr="006776CD">
        <w:rPr>
          <w:rFonts w:ascii="Times New Roman" w:hAnsi="Times New Roman"/>
        </w:rPr>
        <w:t>Department of Zoology, University of British Columbia, #4200-6270 University Blvd., Vancouver, B.C., V6T 1Z4, Canada</w:t>
      </w:r>
    </w:p>
    <w:p w:rsidR="00C12CE3" w:rsidRPr="006776CD" w:rsidRDefault="00C12CE3" w:rsidP="00C12CE3">
      <w:pPr>
        <w:spacing w:line="480" w:lineRule="auto"/>
        <w:rPr>
          <w:rFonts w:ascii="Times New Roman" w:hAnsi="Times New Roman"/>
        </w:rPr>
      </w:pPr>
      <w:proofErr w:type="gramStart"/>
      <w:r w:rsidRPr="006776CD">
        <w:rPr>
          <w:rFonts w:ascii="Times New Roman" w:hAnsi="Times New Roman"/>
          <w:vertAlign w:val="superscript"/>
        </w:rPr>
        <w:t>2</w:t>
      </w:r>
      <w:r w:rsidRPr="006776CD">
        <w:rPr>
          <w:rFonts w:ascii="Times New Roman" w:hAnsi="Times New Roman"/>
        </w:rPr>
        <w:t xml:space="preserve">Estación </w:t>
      </w:r>
      <w:proofErr w:type="spellStart"/>
      <w:r w:rsidRPr="006776CD">
        <w:rPr>
          <w:rFonts w:ascii="Times New Roman" w:hAnsi="Times New Roman"/>
        </w:rPr>
        <w:t>Biológica</w:t>
      </w:r>
      <w:proofErr w:type="spellEnd"/>
      <w:r w:rsidRPr="006776CD">
        <w:rPr>
          <w:rFonts w:ascii="Times New Roman" w:hAnsi="Times New Roman"/>
        </w:rPr>
        <w:t xml:space="preserve"> de </w:t>
      </w:r>
      <w:proofErr w:type="spellStart"/>
      <w:r w:rsidRPr="006776CD">
        <w:rPr>
          <w:rFonts w:ascii="Times New Roman" w:hAnsi="Times New Roman"/>
        </w:rPr>
        <w:t>Doñana</w:t>
      </w:r>
      <w:proofErr w:type="spellEnd"/>
      <w:r w:rsidRPr="006776CD">
        <w:rPr>
          <w:rFonts w:ascii="Times New Roman" w:hAnsi="Times New Roman"/>
        </w:rPr>
        <w:t xml:space="preserve">, CSIC, C/ </w:t>
      </w:r>
      <w:proofErr w:type="spellStart"/>
      <w:r w:rsidRPr="006776CD">
        <w:rPr>
          <w:rFonts w:ascii="Times New Roman" w:hAnsi="Times New Roman"/>
        </w:rPr>
        <w:t>Américo</w:t>
      </w:r>
      <w:proofErr w:type="spellEnd"/>
      <w:r w:rsidRPr="006776CD">
        <w:rPr>
          <w:rFonts w:ascii="Times New Roman" w:hAnsi="Times New Roman"/>
        </w:rPr>
        <w:t xml:space="preserve"> </w:t>
      </w:r>
      <w:proofErr w:type="spellStart"/>
      <w:r w:rsidRPr="006776CD">
        <w:rPr>
          <w:rFonts w:ascii="Times New Roman" w:hAnsi="Times New Roman"/>
        </w:rPr>
        <w:t>Vespucio</w:t>
      </w:r>
      <w:proofErr w:type="spellEnd"/>
      <w:r w:rsidRPr="006776CD">
        <w:rPr>
          <w:rFonts w:ascii="Times New Roman" w:hAnsi="Times New Roman"/>
        </w:rPr>
        <w:t xml:space="preserve"> s/n, 41092 </w:t>
      </w:r>
      <w:proofErr w:type="spellStart"/>
      <w:r w:rsidRPr="006776CD">
        <w:rPr>
          <w:rFonts w:ascii="Times New Roman" w:hAnsi="Times New Roman"/>
        </w:rPr>
        <w:t>Sevilla</w:t>
      </w:r>
      <w:proofErr w:type="spellEnd"/>
      <w:r w:rsidRPr="006776CD">
        <w:rPr>
          <w:rFonts w:ascii="Times New Roman" w:hAnsi="Times New Roman"/>
        </w:rPr>
        <w:t>.</w:t>
      </w:r>
      <w:proofErr w:type="gramEnd"/>
      <w:r w:rsidRPr="006776CD">
        <w:rPr>
          <w:rFonts w:ascii="Times New Roman" w:hAnsi="Times New Roman"/>
        </w:rPr>
        <w:t xml:space="preserve"> </w:t>
      </w:r>
      <w:proofErr w:type="spellStart"/>
      <w:r w:rsidRPr="006776CD">
        <w:rPr>
          <w:rFonts w:ascii="Times New Roman" w:hAnsi="Times New Roman"/>
        </w:rPr>
        <w:t>España</w:t>
      </w:r>
      <w:proofErr w:type="spellEnd"/>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3</w:t>
      </w:r>
      <w:r w:rsidRPr="006776CD">
        <w:rPr>
          <w:rFonts w:ascii="Times New Roman" w:hAnsi="Times New Roman"/>
        </w:rPr>
        <w:t xml:space="preserve">Department of Biology, University of Eastern Finland, PO Box 111, FI-80101, </w:t>
      </w:r>
      <w:proofErr w:type="spellStart"/>
      <w:r w:rsidRPr="006776CD">
        <w:rPr>
          <w:rFonts w:ascii="Times New Roman" w:hAnsi="Times New Roman"/>
        </w:rPr>
        <w:t>Joensuu</w:t>
      </w:r>
      <w:proofErr w:type="spellEnd"/>
      <w:r w:rsidRPr="006776CD">
        <w:rPr>
          <w:rFonts w:ascii="Times New Roman" w:hAnsi="Times New Roman"/>
        </w:rPr>
        <w:t xml:space="preserve">, Finland </w:t>
      </w:r>
    </w:p>
    <w:p w:rsidR="00C12CE3" w:rsidRPr="006776CD" w:rsidRDefault="00C12CE3" w:rsidP="00C12CE3">
      <w:pPr>
        <w:spacing w:line="480" w:lineRule="auto"/>
        <w:rPr>
          <w:rFonts w:ascii="Times New Roman" w:hAnsi="Times New Roman"/>
        </w:rPr>
      </w:pPr>
      <w:r w:rsidRPr="006776CD">
        <w:rPr>
          <w:rFonts w:ascii="Times New Roman" w:hAnsi="Times New Roman"/>
          <w:vertAlign w:val="superscript"/>
        </w:rPr>
        <w:t>4</w:t>
      </w:r>
      <w:r w:rsidRPr="006776CD">
        <w:rPr>
          <w:rFonts w:ascii="Times New Roman" w:hAnsi="Times New Roman"/>
        </w:rPr>
        <w:t xml:space="preserve">Department of Biological Sciences, Humboldt State University, 1 </w:t>
      </w:r>
      <w:proofErr w:type="spellStart"/>
      <w:r w:rsidRPr="006776CD">
        <w:rPr>
          <w:rFonts w:ascii="Times New Roman" w:hAnsi="Times New Roman"/>
        </w:rPr>
        <w:t>Harpst</w:t>
      </w:r>
      <w:proofErr w:type="spellEnd"/>
      <w:r w:rsidRPr="006776CD">
        <w:rPr>
          <w:rFonts w:ascii="Times New Roman" w:hAnsi="Times New Roman"/>
        </w:rPr>
        <w:t xml:space="preserve"> St., Arcata, California, 95521, USA</w:t>
      </w:r>
    </w:p>
    <w:p w:rsidR="00C12CE3" w:rsidRPr="006776CD" w:rsidRDefault="00C12CE3" w:rsidP="00C12CE3">
      <w:pPr>
        <w:spacing w:line="480" w:lineRule="auto"/>
        <w:rPr>
          <w:rFonts w:ascii="Times New Roman" w:hAnsi="Times New Roman"/>
        </w:rPr>
      </w:pPr>
    </w:p>
    <w:p w:rsidR="00C12CE3" w:rsidRPr="006776CD" w:rsidRDefault="00C12CE3" w:rsidP="00C12CE3">
      <w:pPr>
        <w:spacing w:line="480" w:lineRule="auto"/>
        <w:rPr>
          <w:rFonts w:ascii="Times New Roman" w:hAnsi="Times New Roman"/>
        </w:rPr>
      </w:pPr>
      <w:r w:rsidRPr="006776CD">
        <w:rPr>
          <w:rFonts w:ascii="Times New Roman" w:hAnsi="Times New Roman"/>
        </w:rPr>
        <w:t>*Author for correspondence, email: barbour@zoology.ubc.ca</w:t>
      </w:r>
    </w:p>
    <w:p w:rsidR="00C12CE3" w:rsidRPr="006776CD" w:rsidRDefault="00C12CE3"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9056E0" w:rsidRPr="0042406F" w:rsidRDefault="00C12CE3" w:rsidP="00C12CE3">
      <w:pPr>
        <w:spacing w:line="480" w:lineRule="auto"/>
        <w:rPr>
          <w:rFonts w:ascii="Times New Roman" w:hAnsi="Times New Roman"/>
          <w:b/>
          <w:smallCaps/>
        </w:rPr>
      </w:pPr>
      <w:r w:rsidRPr="0042406F">
        <w:rPr>
          <w:rFonts w:ascii="Times New Roman" w:hAnsi="Times New Roman"/>
          <w:b/>
          <w:smallCaps/>
        </w:rPr>
        <w:t>Abstract</w:t>
      </w:r>
    </w:p>
    <w:p w:rsidR="004F19A3" w:rsidRPr="00155686" w:rsidRDefault="004F19A3" w:rsidP="004F19A3">
      <w:pPr>
        <w:widowControl w:val="0"/>
        <w:autoSpaceDE w:val="0"/>
        <w:autoSpaceDN w:val="0"/>
        <w:adjustRightInd w:val="0"/>
        <w:spacing w:after="240" w:line="480" w:lineRule="auto"/>
        <w:rPr>
          <w:rFonts w:ascii="Times New Roman" w:hAnsi="Times New Roman" w:cs="Helvetica"/>
        </w:rPr>
      </w:pPr>
      <w:commentRangeStart w:id="11"/>
      <w:r>
        <w:rPr>
          <w:rFonts w:ascii="Times New Roman" w:hAnsi="Times New Roman" w:cs="Helvetica"/>
          <w:iCs/>
        </w:rPr>
        <w:t>T</w:t>
      </w:r>
      <w:r w:rsidRPr="00155686">
        <w:rPr>
          <w:rFonts w:ascii="Times New Roman" w:hAnsi="Times New Roman" w:cs="Helvetica"/>
          <w:iCs/>
        </w:rPr>
        <w:t>heory</w:t>
      </w:r>
      <w:commentRangeEnd w:id="11"/>
      <w:r>
        <w:rPr>
          <w:rStyle w:val="CommentReference"/>
          <w:vanish/>
        </w:rPr>
        <w:commentReference w:id="11"/>
      </w:r>
      <w:r w:rsidRPr="00155686">
        <w:rPr>
          <w:rFonts w:ascii="Times New Roman" w:hAnsi="Times New Roman" w:cs="Helvetica"/>
          <w:iCs/>
        </w:rPr>
        <w:t xml:space="preserve"> predicts that a modular network structure (</w:t>
      </w:r>
      <w:r w:rsidRPr="00155686">
        <w:rPr>
          <w:rFonts w:ascii="Times New Roman" w:hAnsi="Times New Roman" w:cs="Helvetica"/>
          <w:i/>
          <w:iCs/>
        </w:rPr>
        <w:t>i.e.</w:t>
      </w:r>
      <w:r>
        <w:rPr>
          <w:rFonts w:ascii="Times New Roman" w:hAnsi="Times New Roman" w:cs="Helvetica"/>
          <w:iCs/>
        </w:rPr>
        <w:t>,</w:t>
      </w:r>
      <w:r w:rsidRPr="00155686">
        <w:rPr>
          <w:rFonts w:ascii="Times New Roman" w:hAnsi="Times New Roman" w:cs="Helvetica"/>
          <w:iCs/>
        </w:rPr>
        <w:t xml:space="preserve"> groups of species that frequently interact with each other) and increased </w:t>
      </w:r>
      <w:proofErr w:type="spellStart"/>
      <w:r w:rsidRPr="00155686">
        <w:rPr>
          <w:rFonts w:ascii="Times New Roman" w:hAnsi="Times New Roman" w:cs="Helvetica"/>
          <w:iCs/>
        </w:rPr>
        <w:t>connectance</w:t>
      </w:r>
      <w:proofErr w:type="spellEnd"/>
      <w:r w:rsidRPr="00155686">
        <w:rPr>
          <w:rFonts w:ascii="Times New Roman" w:hAnsi="Times New Roman" w:cs="Helvetica"/>
          <w:iCs/>
        </w:rPr>
        <w:t xml:space="preserve"> (</w:t>
      </w:r>
      <w:r w:rsidRPr="00155686">
        <w:rPr>
          <w:rFonts w:ascii="Times New Roman" w:hAnsi="Times New Roman" w:cs="Helvetica"/>
          <w:i/>
          <w:iCs/>
        </w:rPr>
        <w:t>i.e.</w:t>
      </w:r>
      <w:r>
        <w:rPr>
          <w:rFonts w:ascii="Times New Roman" w:hAnsi="Times New Roman" w:cs="Helvetica"/>
          <w:iCs/>
        </w:rPr>
        <w:t>,</w:t>
      </w:r>
      <w:r w:rsidRPr="00155686">
        <w:rPr>
          <w:rFonts w:ascii="Times New Roman" w:hAnsi="Times New Roman" w:cs="Helvetica"/>
          <w:iCs/>
        </w:rPr>
        <w:t xml:space="preserve"> number of links between species over the number of possible links) promotes food web stability and persistence</w:t>
      </w:r>
      <w:r w:rsidRPr="00155686">
        <w:rPr>
          <w:rFonts w:ascii="Times New Roman" w:hAnsi="Times New Roman" w:cs="Helvetica"/>
        </w:rPr>
        <w:t xml:space="preserve">. However, interactions within food webs ultimately occur between individuals, not species, and it remains unclear how </w:t>
      </w:r>
      <w:r>
        <w:rPr>
          <w:rFonts w:ascii="Times New Roman" w:hAnsi="Times New Roman" w:cs="Helvetica"/>
        </w:rPr>
        <w:t>genetic and phenotypic</w:t>
      </w:r>
      <w:r w:rsidRPr="00155686">
        <w:rPr>
          <w:rFonts w:ascii="Times New Roman" w:hAnsi="Times New Roman" w:cs="Helvetica"/>
        </w:rPr>
        <w:t xml:space="preserve"> variation</w:t>
      </w:r>
      <w:r>
        <w:rPr>
          <w:rFonts w:ascii="Times New Roman" w:hAnsi="Times New Roman" w:cs="Helvetica"/>
        </w:rPr>
        <w:t xml:space="preserve"> within species</w:t>
      </w:r>
      <w:r w:rsidRPr="00155686">
        <w:rPr>
          <w:rFonts w:ascii="Times New Roman" w:hAnsi="Times New Roman" w:cs="Helvetica"/>
        </w:rPr>
        <w:t xml:space="preserve"> contributes to </w:t>
      </w:r>
      <w:r>
        <w:rPr>
          <w:rFonts w:ascii="Times New Roman" w:hAnsi="Times New Roman" w:cs="Helvetica"/>
        </w:rPr>
        <w:t>network properties that confer stability to food webs</w:t>
      </w:r>
      <w:r w:rsidRPr="00155686">
        <w:rPr>
          <w:rFonts w:ascii="Times New Roman" w:hAnsi="Times New Roman" w:cs="Helvetica"/>
        </w:rPr>
        <w:t xml:space="preserve">. </w:t>
      </w:r>
      <w:r>
        <w:rPr>
          <w:rFonts w:ascii="Times New Roman" w:hAnsi="Times New Roman" w:cs="Helvetica"/>
        </w:rPr>
        <w:t>We address this knowledge gap by examining</w:t>
      </w:r>
      <w:r w:rsidRPr="00155686">
        <w:rPr>
          <w:rFonts w:ascii="Times New Roman" w:hAnsi="Times New Roman" w:cs="Helvetica"/>
        </w:rPr>
        <w:t xml:space="preserve"> how genetic </w:t>
      </w:r>
      <w:r>
        <w:rPr>
          <w:rFonts w:ascii="Times New Roman" w:hAnsi="Times New Roman" w:cs="Helvetica"/>
        </w:rPr>
        <w:t xml:space="preserve">and phenotypic </w:t>
      </w:r>
      <w:r w:rsidRPr="00155686">
        <w:rPr>
          <w:rFonts w:ascii="Times New Roman" w:hAnsi="Times New Roman" w:cs="Helvetica"/>
        </w:rPr>
        <w:t>v</w:t>
      </w:r>
      <w:r>
        <w:rPr>
          <w:rFonts w:ascii="Times New Roman" w:hAnsi="Times New Roman" w:cs="Helvetica"/>
        </w:rPr>
        <w:t>ariation within a dominant host-</w:t>
      </w:r>
      <w:r w:rsidRPr="00155686">
        <w:rPr>
          <w:rFonts w:ascii="Times New Roman" w:hAnsi="Times New Roman" w:cs="Helvetica"/>
        </w:rPr>
        <w:t>plant,</w:t>
      </w:r>
      <w:r>
        <w:rPr>
          <w:rFonts w:ascii="Times New Roman" w:hAnsi="Times New Roman" w:cs="Helvetica"/>
        </w:rPr>
        <w:t xml:space="preserve"> the willow</w:t>
      </w:r>
      <w:r w:rsidRPr="00155686">
        <w:rPr>
          <w:rFonts w:ascii="Times New Roman" w:hAnsi="Times New Roman" w:cs="Helvetica"/>
        </w:rPr>
        <w:t xml:space="preserve"> </w:t>
      </w:r>
      <w:r w:rsidRPr="00155686">
        <w:rPr>
          <w:rFonts w:ascii="Times New Roman" w:hAnsi="Times New Roman" w:cs="Helvetica"/>
          <w:i/>
          <w:iCs/>
        </w:rPr>
        <w:t xml:space="preserve">Salix </w:t>
      </w:r>
      <w:proofErr w:type="spellStart"/>
      <w:r w:rsidRPr="00155686">
        <w:rPr>
          <w:rFonts w:ascii="Times New Roman" w:hAnsi="Times New Roman" w:cs="Helvetica"/>
          <w:i/>
          <w:iCs/>
        </w:rPr>
        <w:t>hookeriana</w:t>
      </w:r>
      <w:proofErr w:type="spellEnd"/>
      <w:r w:rsidRPr="00155686">
        <w:rPr>
          <w:rFonts w:ascii="Times New Roman" w:hAnsi="Times New Roman" w:cs="Helvetica"/>
          <w:i/>
          <w:iCs/>
        </w:rPr>
        <w:t>,</w:t>
      </w:r>
      <w:r>
        <w:rPr>
          <w:rFonts w:ascii="Times New Roman" w:hAnsi="Times New Roman" w:cs="Helvetica"/>
        </w:rPr>
        <w:t xml:space="preserve"> influenced its associated herbivore</w:t>
      </w:r>
      <w:r w:rsidRPr="00155686">
        <w:rPr>
          <w:rFonts w:ascii="Times New Roman" w:hAnsi="Times New Roman" w:cs="Helvetica"/>
        </w:rPr>
        <w:t xml:space="preserve">-parasitoid </w:t>
      </w:r>
      <w:r>
        <w:rPr>
          <w:rFonts w:ascii="Times New Roman" w:hAnsi="Times New Roman" w:cs="Helvetica"/>
        </w:rPr>
        <w:t>interaction network</w:t>
      </w:r>
      <w:r w:rsidRPr="00155686">
        <w:rPr>
          <w:rFonts w:ascii="Times New Roman" w:hAnsi="Times New Roman" w:cs="Helvetica"/>
        </w:rPr>
        <w:t xml:space="preserve">. </w:t>
      </w:r>
      <w:r>
        <w:rPr>
          <w:rFonts w:ascii="Times New Roman" w:hAnsi="Times New Roman" w:cs="Helvetica"/>
        </w:rPr>
        <w:t>Specifically, w</w:t>
      </w:r>
      <w:r w:rsidRPr="00155686">
        <w:rPr>
          <w:rFonts w:ascii="Times New Roman" w:hAnsi="Times New Roman" w:cs="Helvetica"/>
        </w:rPr>
        <w:t xml:space="preserve">e surveyed 26 unique willow genotypes growing in a common garden for their </w:t>
      </w:r>
      <w:r>
        <w:rPr>
          <w:rFonts w:ascii="Times New Roman" w:hAnsi="Times New Roman" w:cs="Helvetica"/>
        </w:rPr>
        <w:t>insect induced-</w:t>
      </w:r>
      <w:r w:rsidRPr="00155686">
        <w:rPr>
          <w:rFonts w:ascii="Times New Roman" w:hAnsi="Times New Roman" w:cs="Helvetica"/>
        </w:rPr>
        <w:t>galls</w:t>
      </w:r>
      <w:r>
        <w:rPr>
          <w:rFonts w:ascii="Times New Roman" w:hAnsi="Times New Roman" w:cs="Helvetica"/>
        </w:rPr>
        <w:t xml:space="preserve"> (herbivores) and reared</w:t>
      </w:r>
      <w:r w:rsidRPr="00155686">
        <w:rPr>
          <w:rFonts w:ascii="Times New Roman" w:hAnsi="Times New Roman" w:cs="Helvetica"/>
        </w:rPr>
        <w:t xml:space="preserve"> </w:t>
      </w:r>
      <w:r>
        <w:rPr>
          <w:rFonts w:ascii="Times New Roman" w:hAnsi="Times New Roman" w:cs="Helvetica"/>
        </w:rPr>
        <w:t xml:space="preserve">their associated </w:t>
      </w:r>
      <w:r w:rsidRPr="00155686">
        <w:rPr>
          <w:rFonts w:ascii="Times New Roman" w:hAnsi="Times New Roman" w:cs="Helvetica"/>
        </w:rPr>
        <w:t>parasitoids</w:t>
      </w:r>
      <w:r>
        <w:rPr>
          <w:rFonts w:ascii="Times New Roman" w:hAnsi="Times New Roman" w:cs="Helvetica"/>
        </w:rPr>
        <w:t xml:space="preserve"> </w:t>
      </w:r>
      <w:r w:rsidRPr="00155686">
        <w:rPr>
          <w:rFonts w:ascii="Times New Roman" w:hAnsi="Times New Roman" w:cs="Helvetica"/>
        </w:rPr>
        <w:t>to build</w:t>
      </w:r>
      <w:r>
        <w:rPr>
          <w:rFonts w:ascii="Times New Roman" w:hAnsi="Times New Roman" w:cs="Helvetica"/>
        </w:rPr>
        <w:t xml:space="preserve"> a quantitative food web of herbivore</w:t>
      </w:r>
      <w:r w:rsidRPr="00155686">
        <w:rPr>
          <w:rFonts w:ascii="Times New Roman" w:hAnsi="Times New Roman" w:cs="Helvetica"/>
        </w:rPr>
        <w:t xml:space="preserve">-parasitoid interactions for each </w:t>
      </w:r>
      <w:r>
        <w:rPr>
          <w:rFonts w:ascii="Times New Roman" w:hAnsi="Times New Roman" w:cs="Helvetica"/>
        </w:rPr>
        <w:t xml:space="preserve">willow </w:t>
      </w:r>
      <w:r w:rsidRPr="00155686">
        <w:rPr>
          <w:rFonts w:ascii="Times New Roman" w:hAnsi="Times New Roman" w:cs="Helvetica"/>
        </w:rPr>
        <w:t>genotype. Additionally, we measured gall morphology, as well as a sui</w:t>
      </w:r>
      <w:r>
        <w:rPr>
          <w:rFonts w:ascii="Times New Roman" w:hAnsi="Times New Roman" w:cs="Helvetica"/>
        </w:rPr>
        <w:t>te of host-plant architectural (</w:t>
      </w:r>
      <w:r w:rsidRPr="00DC2114">
        <w:rPr>
          <w:rFonts w:ascii="Times New Roman" w:hAnsi="Times New Roman" w:cs="Helvetica"/>
          <w:i/>
        </w:rPr>
        <w:t>e.g.</w:t>
      </w:r>
      <w:r>
        <w:rPr>
          <w:rFonts w:ascii="Times New Roman" w:hAnsi="Times New Roman" w:cs="Helvetica"/>
        </w:rPr>
        <w:t>, height, branching complexity) and leaf quality (</w:t>
      </w:r>
      <w:r w:rsidRPr="00155686">
        <w:rPr>
          <w:rFonts w:ascii="Times New Roman" w:hAnsi="Times New Roman" w:cs="Helvetica"/>
          <w:i/>
        </w:rPr>
        <w:t>e.g.</w:t>
      </w:r>
      <w:r>
        <w:rPr>
          <w:rFonts w:ascii="Times New Roman" w:hAnsi="Times New Roman" w:cs="Helvetica"/>
        </w:rPr>
        <w:t xml:space="preserve">, </w:t>
      </w:r>
      <w:proofErr w:type="spellStart"/>
      <w:r>
        <w:rPr>
          <w:rFonts w:ascii="Times New Roman" w:hAnsi="Times New Roman" w:cs="Helvetica"/>
        </w:rPr>
        <w:t>phenolic</w:t>
      </w:r>
      <w:proofErr w:type="spellEnd"/>
      <w:r>
        <w:rPr>
          <w:rFonts w:ascii="Times New Roman" w:hAnsi="Times New Roman" w:cs="Helvetica"/>
        </w:rPr>
        <w:t xml:space="preserve"> chemistry, </w:t>
      </w:r>
      <w:proofErr w:type="spellStart"/>
      <w:r>
        <w:rPr>
          <w:rFonts w:ascii="Times New Roman" w:hAnsi="Times New Roman" w:cs="Helvetica"/>
        </w:rPr>
        <w:t>trichomes</w:t>
      </w:r>
      <w:proofErr w:type="spellEnd"/>
      <w:r>
        <w:rPr>
          <w:rFonts w:ascii="Times New Roman" w:hAnsi="Times New Roman" w:cs="Helvetica"/>
        </w:rPr>
        <w:t>, leaf C</w:t>
      </w:r>
      <w:proofErr w:type="gramStart"/>
      <w:r>
        <w:rPr>
          <w:rFonts w:ascii="Times New Roman" w:hAnsi="Times New Roman" w:cs="Helvetica"/>
        </w:rPr>
        <w:t>:N</w:t>
      </w:r>
      <w:proofErr w:type="gramEnd"/>
      <w:r>
        <w:rPr>
          <w:rFonts w:ascii="Times New Roman" w:hAnsi="Times New Roman" w:cs="Helvetica"/>
        </w:rPr>
        <w:t>)</w:t>
      </w:r>
      <w:r w:rsidRPr="00155686">
        <w:rPr>
          <w:rFonts w:ascii="Times New Roman" w:hAnsi="Times New Roman" w:cs="Helvetica"/>
        </w:rPr>
        <w:t xml:space="preserve"> traits to elucidate the underlying mechanisms by which willo</w:t>
      </w:r>
      <w:r>
        <w:rPr>
          <w:rFonts w:ascii="Times New Roman" w:hAnsi="Times New Roman" w:cs="Helvetica"/>
        </w:rPr>
        <w:t>w genetic variation affects herbivore</w:t>
      </w:r>
      <w:r w:rsidRPr="00155686">
        <w:rPr>
          <w:rFonts w:ascii="Times New Roman" w:hAnsi="Times New Roman" w:cs="Helvetica"/>
        </w:rPr>
        <w:t>-parasitoid assemblages.</w:t>
      </w:r>
      <w:r>
        <w:rPr>
          <w:rFonts w:ascii="Times New Roman" w:hAnsi="Times New Roman" w:cs="Helvetica"/>
        </w:rPr>
        <w:t xml:space="preserve"> </w:t>
      </w:r>
      <w:r w:rsidRPr="00155686">
        <w:rPr>
          <w:rFonts w:ascii="Times New Roman" w:hAnsi="Times New Roman" w:cs="Helvetica"/>
          <w:iCs/>
        </w:rPr>
        <w:t xml:space="preserve">We found that willow genotypes varied more than three-fold in the </w:t>
      </w:r>
      <w:r>
        <w:rPr>
          <w:rFonts w:ascii="Times New Roman" w:hAnsi="Times New Roman" w:cs="Helvetica"/>
          <w:iCs/>
        </w:rPr>
        <w:t>richness</w:t>
      </w:r>
      <w:r w:rsidRPr="00155686">
        <w:rPr>
          <w:rFonts w:ascii="Times New Roman" w:hAnsi="Times New Roman" w:cs="Helvetica"/>
          <w:iCs/>
        </w:rPr>
        <w:t xml:space="preserve"> and abundance of both galls and parasitoids</w:t>
      </w:r>
      <w:r>
        <w:rPr>
          <w:rFonts w:ascii="Times New Roman" w:hAnsi="Times New Roman" w:cs="Helvetica"/>
          <w:iCs/>
        </w:rPr>
        <w:t>, resulting in variation in herbivore</w:t>
      </w:r>
      <w:r w:rsidRPr="00155686">
        <w:rPr>
          <w:rFonts w:ascii="Times New Roman" w:hAnsi="Times New Roman" w:cs="Helvetica"/>
          <w:iCs/>
        </w:rPr>
        <w:t xml:space="preserve">-parasitoid network </w:t>
      </w:r>
      <w:proofErr w:type="spellStart"/>
      <w:r w:rsidRPr="00155686">
        <w:rPr>
          <w:rFonts w:ascii="Times New Roman" w:hAnsi="Times New Roman" w:cs="Helvetica"/>
          <w:iCs/>
        </w:rPr>
        <w:t>connectance</w:t>
      </w:r>
      <w:proofErr w:type="spellEnd"/>
      <w:r w:rsidRPr="00155686">
        <w:rPr>
          <w:rFonts w:ascii="Times New Roman" w:hAnsi="Times New Roman" w:cs="Helvetica"/>
          <w:iCs/>
        </w:rPr>
        <w:t>.</w:t>
      </w:r>
      <w:r w:rsidRPr="00155686">
        <w:rPr>
          <w:rFonts w:ascii="Times New Roman" w:hAnsi="Times New Roman" w:cs="Helvetica"/>
        </w:rPr>
        <w:t xml:space="preserve"> </w:t>
      </w:r>
      <w:r>
        <w:rPr>
          <w:rFonts w:ascii="Times New Roman" w:hAnsi="Times New Roman" w:cs="Helvetica"/>
        </w:rPr>
        <w:t xml:space="preserve">Herbivore-parasitoid network composition </w:t>
      </w:r>
      <w:r>
        <w:rPr>
          <w:rFonts w:ascii="Times New Roman" w:hAnsi="Times New Roman" w:cs="Helvetica"/>
          <w:iCs/>
        </w:rPr>
        <w:t xml:space="preserve">also varied among host-plant genotypes, </w:t>
      </w:r>
      <w:r w:rsidRPr="00155686">
        <w:rPr>
          <w:rFonts w:ascii="Times New Roman" w:hAnsi="Times New Roman" w:cs="Helvetica"/>
          <w:iCs/>
        </w:rPr>
        <w:t>le</w:t>
      </w:r>
      <w:r>
        <w:rPr>
          <w:rFonts w:ascii="Times New Roman" w:hAnsi="Times New Roman" w:cs="Helvetica"/>
          <w:iCs/>
        </w:rPr>
        <w:t>ading</w:t>
      </w:r>
      <w:r w:rsidRPr="00155686">
        <w:rPr>
          <w:rFonts w:ascii="Times New Roman" w:hAnsi="Times New Roman" w:cs="Helvetica"/>
          <w:iCs/>
        </w:rPr>
        <w:t xml:space="preserve"> to </w:t>
      </w:r>
      <w:r>
        <w:rPr>
          <w:rFonts w:ascii="Times New Roman" w:hAnsi="Times New Roman" w:cs="Helvetica"/>
          <w:iCs/>
        </w:rPr>
        <w:t xml:space="preserve">the formation of </w:t>
      </w:r>
      <w:r w:rsidRPr="00155686">
        <w:rPr>
          <w:rFonts w:ascii="Times New Roman" w:hAnsi="Times New Roman" w:cs="Helvetica"/>
          <w:iCs/>
        </w:rPr>
        <w:t>distinc</w:t>
      </w:r>
      <w:r>
        <w:rPr>
          <w:rFonts w:ascii="Times New Roman" w:hAnsi="Times New Roman" w:cs="Helvetica"/>
          <w:iCs/>
        </w:rPr>
        <w:t>t network clusters, or modules</w:t>
      </w:r>
      <w:r w:rsidRPr="00155686">
        <w:rPr>
          <w:rFonts w:ascii="Times New Roman" w:hAnsi="Times New Roman" w:cs="Helvetica"/>
          <w:iCs/>
        </w:rPr>
        <w:t xml:space="preserve">. </w:t>
      </w:r>
      <w:r>
        <w:rPr>
          <w:rFonts w:ascii="Times New Roman" w:hAnsi="Times New Roman" w:cs="Helvetica"/>
          <w:iCs/>
        </w:rPr>
        <w:t xml:space="preserve">Moreover, we found that heritable plant traits affected both gall density and gall size, which in turn, shaped differences in herbivore-parasitoid network structure. </w:t>
      </w:r>
      <w:r w:rsidRPr="00155686">
        <w:rPr>
          <w:rFonts w:ascii="Times New Roman" w:hAnsi="Times New Roman" w:cs="Helvetica"/>
        </w:rPr>
        <w:t xml:space="preserve">Together, our results indicate that genetic variation </w:t>
      </w:r>
      <w:r>
        <w:rPr>
          <w:rFonts w:ascii="Times New Roman" w:hAnsi="Times New Roman" w:cs="Helvetica"/>
        </w:rPr>
        <w:t>can play</w:t>
      </w:r>
      <w:r w:rsidRPr="00155686">
        <w:rPr>
          <w:rFonts w:ascii="Times New Roman" w:hAnsi="Times New Roman" w:cs="Helvetica"/>
        </w:rPr>
        <w:t xml:space="preserve"> a key role in the assembly of </w:t>
      </w:r>
      <w:r>
        <w:rPr>
          <w:rFonts w:ascii="Times New Roman" w:hAnsi="Times New Roman" w:cs="Helvetica"/>
        </w:rPr>
        <w:t>food webs</w:t>
      </w:r>
      <w:r w:rsidRPr="00155686">
        <w:rPr>
          <w:rFonts w:ascii="Times New Roman" w:hAnsi="Times New Roman" w:cs="Helvetica"/>
        </w:rPr>
        <w:t xml:space="preserve"> and that incorporating indiv</w:t>
      </w:r>
      <w:r>
        <w:rPr>
          <w:rFonts w:ascii="Times New Roman" w:hAnsi="Times New Roman" w:cs="Helvetica"/>
        </w:rPr>
        <w:t>idual variation will further our</w:t>
      </w:r>
      <w:r w:rsidRPr="00155686">
        <w:rPr>
          <w:rFonts w:ascii="Times New Roman" w:hAnsi="Times New Roman" w:cs="Helvetica"/>
        </w:rPr>
        <w:t xml:space="preserve"> understanding of factors governing the structure and dynamics of food webs.</w:t>
      </w: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6776CD" w:rsidRDefault="006776CD" w:rsidP="00C12CE3">
      <w:pPr>
        <w:spacing w:line="480" w:lineRule="auto"/>
        <w:rPr>
          <w:rFonts w:ascii="Times New Roman" w:hAnsi="Times New Roman"/>
          <w:b/>
        </w:rPr>
      </w:pPr>
    </w:p>
    <w:p w:rsidR="00DC1106" w:rsidRDefault="00C12CE3" w:rsidP="00E45DF1">
      <w:pPr>
        <w:pageBreakBefore/>
        <w:spacing w:line="480" w:lineRule="auto"/>
        <w:rPr>
          <w:rFonts w:ascii="Times New Roman" w:hAnsi="Times New Roman"/>
          <w:b/>
          <w:smallCaps/>
        </w:rPr>
      </w:pPr>
      <w:r w:rsidRPr="00F874B9">
        <w:rPr>
          <w:rFonts w:ascii="Times New Roman" w:hAnsi="Times New Roman"/>
          <w:b/>
          <w:smallCaps/>
        </w:rPr>
        <w:t>Introduction</w:t>
      </w:r>
      <w:r w:rsidR="00831641" w:rsidRPr="00F874B9">
        <w:rPr>
          <w:rFonts w:ascii="Times New Roman" w:hAnsi="Times New Roman"/>
          <w:b/>
          <w:smallCaps/>
        </w:rPr>
        <w:t xml:space="preserve"> </w:t>
      </w:r>
    </w:p>
    <w:p w:rsidR="007A7CFA" w:rsidRDefault="001675D0" w:rsidP="00571EEB">
      <w:pPr>
        <w:widowControl w:val="0"/>
        <w:autoSpaceDE w:val="0"/>
        <w:autoSpaceDN w:val="0"/>
        <w:adjustRightInd w:val="0"/>
        <w:spacing w:line="480" w:lineRule="auto"/>
        <w:rPr>
          <w:ins w:id="12" w:author="Matthew Barbour" w:date="2014-10-28T16:07:00Z"/>
          <w:rFonts w:ascii="Times New Roman" w:hAnsi="Times New Roman" w:cs="Times New Roman"/>
        </w:rPr>
      </w:pPr>
      <w:commentRangeStart w:id="13"/>
      <w:r>
        <w:rPr>
          <w:rFonts w:ascii="Times New Roman" w:hAnsi="Times New Roman" w:cs="Times New Roman"/>
        </w:rPr>
        <w:t>A</w:t>
      </w:r>
      <w:commentRangeEnd w:id="13"/>
      <w:r w:rsidR="008C603B">
        <w:rPr>
          <w:rStyle w:val="CommentReference"/>
          <w:vanish/>
        </w:rPr>
        <w:commentReference w:id="13"/>
      </w:r>
      <w:r>
        <w:rPr>
          <w:rFonts w:ascii="Times New Roman" w:hAnsi="Times New Roman" w:cs="Times New Roman"/>
        </w:rPr>
        <w:t xml:space="preserve"> typical food web depicts a network of feeding interactions among species within an ecological community</w:t>
      </w:r>
      <w:r w:rsidR="004F73A2">
        <w:rPr>
          <w:rFonts w:ascii="Times New Roman" w:hAnsi="Times New Roman" w:cs="Times New Roman"/>
        </w:rPr>
        <w:t xml:space="preserve">. Network theory predicts that </w:t>
      </w:r>
      <w:r>
        <w:rPr>
          <w:rFonts w:ascii="Times New Roman" w:hAnsi="Times New Roman" w:cs="Times New Roman"/>
        </w:rPr>
        <w:t xml:space="preserve">the structure of this </w:t>
      </w:r>
      <w:r w:rsidR="004F73A2">
        <w:rPr>
          <w:rFonts w:ascii="Times New Roman" w:hAnsi="Times New Roman" w:cs="Times New Roman"/>
        </w:rPr>
        <w:t>food web</w:t>
      </w:r>
      <w:r>
        <w:rPr>
          <w:rFonts w:ascii="Times New Roman" w:hAnsi="Times New Roman" w:cs="Times New Roman"/>
        </w:rPr>
        <w:t xml:space="preserve"> can have a profound influence on c</w:t>
      </w:r>
      <w:r w:rsidR="00B34E9C">
        <w:rPr>
          <w:rFonts w:ascii="Times New Roman" w:hAnsi="Times New Roman" w:cs="Times New Roman"/>
        </w:rPr>
        <w:t>ommunity dynamics. For example,</w:t>
      </w:r>
      <w:r>
        <w:rPr>
          <w:rFonts w:ascii="Times New Roman" w:hAnsi="Times New Roman" w:cs="Times New Roman"/>
        </w:rPr>
        <w:t xml:space="preserve"> a compartmentalized </w:t>
      </w:r>
      <w:r w:rsidR="00B34E9C">
        <w:rPr>
          <w:rFonts w:ascii="Times New Roman" w:hAnsi="Times New Roman" w:cs="Times New Roman"/>
        </w:rPr>
        <w:t xml:space="preserve">network </w:t>
      </w:r>
      <w:r>
        <w:rPr>
          <w:rFonts w:ascii="Times New Roman" w:hAnsi="Times New Roman" w:cs="Times New Roman"/>
        </w:rPr>
        <w:t xml:space="preserve">structure (i.e., groups of species that strongly interact with one another) </w:t>
      </w:r>
      <w:r w:rsidR="004F73A2">
        <w:rPr>
          <w:rFonts w:ascii="Times New Roman" w:hAnsi="Times New Roman" w:cs="Times New Roman"/>
        </w:rPr>
        <w:t xml:space="preserve">promotes the persistence of food webs by buffering species extinctions from propagating throughout the entire community </w:t>
      </w:r>
      <w:r w:rsidR="009D6A0D">
        <w:rPr>
          <w:rFonts w:ascii="Times New Roman" w:hAnsi="Times New Roman" w:cs="Times New Roman"/>
        </w:rPr>
        <w:fldChar w:fldCharType="begin"/>
      </w:r>
      <w:r w:rsidR="00026265">
        <w:rPr>
          <w:rFonts w:ascii="Times New Roman" w:hAnsi="Times New Roman" w:cs="Times New Roman"/>
        </w:rPr>
        <w:instrText>ADDIN CSL_CITATION {"mendeley": {"previouslyFormattedCitation": "(Stouffer &amp; Bascompte, 2011)"}, "citationItems": [{"uris": ["http://www.mendeley.com/documents/?uuid=8a02a68f-c96c-4fe7-994a-53513961a162"], "id": "ITEM-1", "itemData": {"DOI": "10.1073/pnas.1014353108", "type": "article-journal", "author": [{"given": "Daniel B", "dropping-particle": "", "suffix": "", "family": "Stouffer", "parse-names": false, "non-dropping-particle": ""}, {"given": "Jordi", "dropping-particle": "", "suffix": "", "family": "Bascompte", "parse-names": false, "non-dropping-particle": ""}], "issued": {"date-parts": [["2011", "3", "1"]]}, "abstract": "It has recently been noted that empirical food webs are significantly compartmentalized; that is, subsets of species exist that interact more frequently among themselves than with other species in the community. Although the dynamic implications of compartmentalization have been debated for at least four decades, a general answer has remained elusive. Here, we unambiguously demonstrate that compartmentalization acts to increase the persistence of multitrophic food webs. We then identify the mechanisms behind this result. Compartments in food webs act directly to buffer the propagation of extinctions throughout the community and augment the long-term persistence of its constituent species. This contribution to persistence is greater the more complex the food web, which helps to reconcile the simultaneous complexity and stability of natural communities.", "ISSN": "1091-6490", "page": "3648-52", "volume": "108", "container-title": "Proceedings of the National Academy of Sciences of the United States of America", "title": "Compartmentalization increases food-web persistence.", "PMID": "21307311", "issue": "9", "id": "ITEM-1"}}], "properties": {"noteIndex": 0}, "schema": "https://github.com/citation-style-language/schema/raw/master/csl-citation.json"}</w:instrText>
      </w:r>
      <w:r w:rsidR="009D6A0D">
        <w:rPr>
          <w:rFonts w:ascii="Times New Roman" w:hAnsi="Times New Roman" w:cs="Times New Roman"/>
        </w:rPr>
        <w:fldChar w:fldCharType="separate"/>
      </w:r>
      <w:r w:rsidR="004F73A2" w:rsidRPr="004F73A2">
        <w:rPr>
          <w:rFonts w:ascii="Times New Roman" w:hAnsi="Times New Roman" w:cs="Times New Roman"/>
          <w:noProof/>
        </w:rPr>
        <w:t>(Stouffer &amp; Bascompte, 2011)</w:t>
      </w:r>
      <w:r w:rsidR="009D6A0D">
        <w:rPr>
          <w:rFonts w:ascii="Times New Roman" w:hAnsi="Times New Roman" w:cs="Times New Roman"/>
        </w:rPr>
        <w:fldChar w:fldCharType="end"/>
      </w:r>
      <w:r w:rsidR="004F73A2">
        <w:rPr>
          <w:rFonts w:ascii="Times New Roman" w:hAnsi="Times New Roman" w:cs="Times New Roman"/>
        </w:rPr>
        <w:t xml:space="preserve">. However, </w:t>
      </w:r>
      <w:r w:rsidR="00A43C64">
        <w:rPr>
          <w:rFonts w:ascii="Times New Roman" w:hAnsi="Times New Roman" w:cs="Times New Roman"/>
        </w:rPr>
        <w:t>most</w:t>
      </w:r>
      <w:r w:rsidR="00BD245A">
        <w:rPr>
          <w:rFonts w:ascii="Times New Roman" w:hAnsi="Times New Roman" w:cs="Times New Roman"/>
        </w:rPr>
        <w:t xml:space="preserve"> empirical and theoretical studies of food webs ignore the fact that </w:t>
      </w:r>
      <w:r w:rsidR="00A43C64">
        <w:rPr>
          <w:rFonts w:ascii="Times New Roman" w:hAnsi="Times New Roman" w:cs="Times New Roman"/>
        </w:rPr>
        <w:t>feeding interactions are constrained by the phenotypes of individuals (e.g., body size), not species, within a community.</w:t>
      </w:r>
      <w:r w:rsidR="00026265">
        <w:rPr>
          <w:rFonts w:ascii="Times New Roman" w:hAnsi="Times New Roman" w:cs="Times New Roman"/>
        </w:rPr>
        <w:t xml:space="preserve"> The phenotype of any individual is shaped by both its genotype and the environment (cite); t</w:t>
      </w:r>
      <w:r w:rsidR="00DF2A85">
        <w:rPr>
          <w:rFonts w:ascii="Times New Roman" w:hAnsi="Times New Roman" w:cs="Times New Roman"/>
        </w:rPr>
        <w:t>herefore,</w:t>
      </w:r>
      <w:r w:rsidR="00026265">
        <w:rPr>
          <w:rFonts w:ascii="Times New Roman" w:hAnsi="Times New Roman" w:cs="Times New Roman"/>
        </w:rPr>
        <w:t xml:space="preserve"> the network</w:t>
      </w:r>
      <w:r w:rsidR="00DF2A85">
        <w:rPr>
          <w:rFonts w:ascii="Times New Roman" w:hAnsi="Times New Roman" w:cs="Times New Roman"/>
        </w:rPr>
        <w:t xml:space="preserve"> structure </w:t>
      </w:r>
      <w:r w:rsidR="00026265">
        <w:rPr>
          <w:rFonts w:ascii="Times New Roman" w:hAnsi="Times New Roman" w:cs="Times New Roman"/>
        </w:rPr>
        <w:t>of a food web can be conceptualized as</w:t>
      </w:r>
      <w:r w:rsidR="007A7CFA">
        <w:rPr>
          <w:rFonts w:ascii="Times New Roman" w:hAnsi="Times New Roman" w:cs="Times New Roman"/>
        </w:rPr>
        <w:t xml:space="preserve"> an emergent property of </w:t>
      </w:r>
      <w:r w:rsidR="00A43C64">
        <w:rPr>
          <w:rFonts w:ascii="Times New Roman" w:hAnsi="Times New Roman" w:cs="Times New Roman"/>
        </w:rPr>
        <w:t xml:space="preserve">both the genotypes of individuals </w:t>
      </w:r>
      <w:r w:rsidR="00026265">
        <w:rPr>
          <w:rFonts w:ascii="Times New Roman" w:hAnsi="Times New Roman" w:cs="Times New Roman"/>
        </w:rPr>
        <w:t xml:space="preserve">within a community </w:t>
      </w:r>
      <w:r w:rsidR="00A43C64">
        <w:rPr>
          <w:rFonts w:ascii="Times New Roman" w:hAnsi="Times New Roman" w:cs="Times New Roman"/>
        </w:rPr>
        <w:t xml:space="preserve">and </w:t>
      </w:r>
      <w:r w:rsidR="00026265">
        <w:rPr>
          <w:rFonts w:ascii="Times New Roman" w:hAnsi="Times New Roman" w:cs="Times New Roman"/>
        </w:rPr>
        <w:t xml:space="preserve">the surrounding </w:t>
      </w:r>
      <w:commentRangeStart w:id="14"/>
      <w:r w:rsidR="00026265">
        <w:rPr>
          <w:rFonts w:ascii="Times New Roman" w:hAnsi="Times New Roman" w:cs="Times New Roman"/>
        </w:rPr>
        <w:t>environment</w:t>
      </w:r>
      <w:commentRangeEnd w:id="14"/>
      <w:r w:rsidR="00026265">
        <w:rPr>
          <w:rFonts w:ascii="Times New Roman" w:hAnsi="Times New Roman" w:cs="Times New Roman"/>
        </w:rPr>
        <w:t xml:space="preserve"> </w:t>
      </w:r>
      <w:r w:rsidR="009D6A0D">
        <w:rPr>
          <w:rFonts w:ascii="Times New Roman" w:hAnsi="Times New Roman" w:cs="Times New Roman"/>
        </w:rPr>
        <w:fldChar w:fldCharType="begin"/>
      </w:r>
      <w:r w:rsidR="00026265">
        <w:rPr>
          <w:rFonts w:ascii="Times New Roman" w:hAnsi="Times New Roman" w:cs="Times New Roman"/>
        </w:rPr>
        <w:instrText>ADDIN CSL_CITATION {"mendeley": {"previouslyFormattedCitation": "(Moya-lara\u00f1o, Verdeny-vilalta, Rowntree, Melguizo-ruiz, &amp; Laiolo, 2012)"}, "citationItems": [{"uris": ["http://www.mendeley.com/documents/?uuid=3031813e-a260-414c-baf3-5002d1e2e74f"], "id": "ITEM-1", "itemData": {"collection-title": "Advances in Ecological Research", "DOI": "10.1016/B978-0-12-398315-2.00001-6", "ISBN": "9780123983152", "author": [{"given": "Jordi", "dropping-particle": "", "suffix": "", "family": "Moya-lara\u00f1o", "parse-names": false, "non-dropping-particle": ""}, {"given": "Oriol", "dropping-particle": "", "suffix": "", "family": "Verdeny-vilalta", "parse-names": false, "non-dropping-particle": ""}, {"given": "Jennifer", "dropping-particle": "", "suffix": "", "family": "Rowntree", "parse-names": false, "non-dropping-particle": ""}, {"given": "Nereida", "dropping-particle": "", "suffix": "", "family": "Melguizo-ruiz", "parse-names": false, "non-dropping-particle": ""}, {"given": "Paola", "dropping-particle": "", "suffix": "", "family": "Laiolo", "parse-names": false, "non-dropping-particle": ""}], "issued": {"date-parts": [["2012"]]}, "publisher": "Elsevier", "page": "1-80", "volume": "47", "container-title": "Advances in Ecological Research", "title": "Climate change and eco-evolutionary dynamics in food webs", "type": "chapter", "id": "ITEM-1"}}], "properties": {"noteIndex": 0}, "schema": "https://github.com/citation-style-language/schema/raw/master/csl-citation.json"}</w:instrText>
      </w:r>
      <w:r w:rsidR="009D6A0D">
        <w:rPr>
          <w:rFonts w:ascii="Times New Roman" w:hAnsi="Times New Roman" w:cs="Times New Roman"/>
        </w:rPr>
        <w:fldChar w:fldCharType="separate"/>
      </w:r>
      <w:r w:rsidR="00026265" w:rsidRPr="00026265">
        <w:rPr>
          <w:rFonts w:ascii="Times New Roman" w:hAnsi="Times New Roman" w:cs="Times New Roman"/>
          <w:noProof/>
        </w:rPr>
        <w:t>(Moya-laraño, Verdeny-vilalta, Rowntree, Melguizo-ruiz, &amp; Laiolo, 2012)</w:t>
      </w:r>
      <w:r w:rsidR="009D6A0D">
        <w:rPr>
          <w:rFonts w:ascii="Times New Roman" w:hAnsi="Times New Roman" w:cs="Times New Roman"/>
        </w:rPr>
        <w:fldChar w:fldCharType="end"/>
      </w:r>
      <w:r w:rsidR="00026265">
        <w:rPr>
          <w:rStyle w:val="CommentReference"/>
          <w:vanish/>
        </w:rPr>
        <w:commentReference w:id="14"/>
      </w:r>
      <w:r w:rsidR="00026265">
        <w:rPr>
          <w:rFonts w:ascii="Times New Roman" w:hAnsi="Times New Roman" w:cs="Times New Roman"/>
        </w:rPr>
        <w:t xml:space="preserve">. </w:t>
      </w:r>
    </w:p>
    <w:p w:rsidR="004F73A2" w:rsidDel="00BD10FB" w:rsidRDefault="004F73A2" w:rsidP="00571EEB">
      <w:pPr>
        <w:widowControl w:val="0"/>
        <w:numPr>
          <w:ins w:id="15" w:author="Matthew Barbour" w:date="2014-10-28T15:44:00Z"/>
        </w:numPr>
        <w:autoSpaceDE w:val="0"/>
        <w:autoSpaceDN w:val="0"/>
        <w:adjustRightInd w:val="0"/>
        <w:spacing w:line="480" w:lineRule="auto"/>
        <w:rPr>
          <w:del w:id="16" w:author="Matthew Barbour" w:date="2014-10-28T17:02:00Z"/>
          <w:rFonts w:ascii="Times New Roman" w:hAnsi="Times New Roman" w:cs="Times New Roman"/>
        </w:rPr>
      </w:pPr>
      <w:del w:id="17" w:author="Matthew Barbour" w:date="2014-10-28T15:21:00Z">
        <w:r w:rsidDel="00DF2A85">
          <w:rPr>
            <w:rFonts w:ascii="Times New Roman" w:hAnsi="Times New Roman" w:cs="Times New Roman"/>
          </w:rPr>
          <w:delText xml:space="preserve">, within a community. </w:delText>
        </w:r>
        <w:commentRangeStart w:id="18"/>
        <w:r w:rsidDel="00DF2A85">
          <w:rPr>
            <w:rFonts w:ascii="Times New Roman" w:hAnsi="Times New Roman" w:cs="Times New Roman"/>
          </w:rPr>
          <w:delText>Therefore</w:delText>
        </w:r>
        <w:commentRangeEnd w:id="18"/>
        <w:r w:rsidR="00B34E9C" w:rsidDel="00DF2A85">
          <w:rPr>
            <w:rStyle w:val="CommentReference"/>
            <w:vanish/>
          </w:rPr>
          <w:commentReference w:id="18"/>
        </w:r>
        <w:r w:rsidDel="00DF2A85">
          <w:rPr>
            <w:rFonts w:ascii="Times New Roman" w:hAnsi="Times New Roman" w:cs="Times New Roman"/>
          </w:rPr>
          <w:delText xml:space="preserve">, food web structure </w:delText>
        </w:r>
        <w:r w:rsidR="00B34E9C" w:rsidDel="00DF2A85">
          <w:rPr>
            <w:rFonts w:ascii="Times New Roman" w:hAnsi="Times New Roman" w:cs="Times New Roman"/>
          </w:rPr>
          <w:delText xml:space="preserve">is a result of these </w:delText>
        </w:r>
        <w:r w:rsidDel="00DF2A85">
          <w:rPr>
            <w:rFonts w:ascii="Times New Roman" w:hAnsi="Times New Roman" w:cs="Times New Roman"/>
          </w:rPr>
          <w:delText xml:space="preserve">individual-level interactions, which are </w:delText>
        </w:r>
        <w:r w:rsidR="00B34E9C" w:rsidDel="00DF2A85">
          <w:rPr>
            <w:rFonts w:ascii="Times New Roman" w:hAnsi="Times New Roman" w:cs="Times New Roman"/>
          </w:rPr>
          <w:delText xml:space="preserve">determined by both the density of predator and prey within a habitat (e.g., functional response) and the phenotypes of these </w:delText>
        </w:r>
        <w:commentRangeStart w:id="19"/>
        <w:r w:rsidR="00B34E9C" w:rsidDel="00DF2A85">
          <w:rPr>
            <w:rFonts w:ascii="Times New Roman" w:hAnsi="Times New Roman" w:cs="Times New Roman"/>
          </w:rPr>
          <w:delText>individuals</w:delText>
        </w:r>
        <w:commentRangeEnd w:id="19"/>
        <w:r w:rsidR="00B34E9C" w:rsidDel="00DF2A85">
          <w:rPr>
            <w:rStyle w:val="CommentReference"/>
            <w:vanish/>
          </w:rPr>
          <w:commentReference w:id="19"/>
        </w:r>
        <w:r w:rsidR="00B34E9C" w:rsidDel="00DF2A85">
          <w:rPr>
            <w:rFonts w:ascii="Times New Roman" w:hAnsi="Times New Roman" w:cs="Times New Roman"/>
          </w:rPr>
          <w:delText xml:space="preserve">. </w:delText>
        </w:r>
      </w:del>
    </w:p>
    <w:p w:rsidR="004F19A3" w:rsidRDefault="004F19A3" w:rsidP="00571EEB">
      <w:pPr>
        <w:widowControl w:val="0"/>
        <w:autoSpaceDE w:val="0"/>
        <w:autoSpaceDN w:val="0"/>
        <w:adjustRightInd w:val="0"/>
        <w:spacing w:line="480" w:lineRule="auto"/>
        <w:rPr>
          <w:rFonts w:ascii="Times New Roman" w:hAnsi="Times New Roman" w:cs="Times New Roman"/>
        </w:rPr>
      </w:pPr>
    </w:p>
    <w:p w:rsidR="007D2F43" w:rsidRDefault="007D2F43" w:rsidP="00571EEB">
      <w:pPr>
        <w:widowControl w:val="0"/>
        <w:autoSpaceDE w:val="0"/>
        <w:autoSpaceDN w:val="0"/>
        <w:adjustRightInd w:val="0"/>
        <w:spacing w:line="480" w:lineRule="auto"/>
        <w:rPr>
          <w:rFonts w:ascii="Times New Roman" w:hAnsi="Times New Roman" w:cs="Times New Roman"/>
        </w:rPr>
      </w:pPr>
      <w:commentRangeStart w:id="20"/>
      <w:r>
        <w:rPr>
          <w:rFonts w:ascii="Times New Roman" w:hAnsi="Times New Roman" w:cs="Times New Roman"/>
        </w:rPr>
        <w:t>Despite</w:t>
      </w:r>
      <w:commentRangeEnd w:id="20"/>
      <w:r w:rsidR="008C603B">
        <w:rPr>
          <w:rStyle w:val="CommentReference"/>
          <w:vanish/>
        </w:rPr>
        <w:commentReference w:id="20"/>
      </w:r>
      <w:r>
        <w:rPr>
          <w:rFonts w:ascii="Times New Roman" w:hAnsi="Times New Roman" w:cs="Times New Roman"/>
        </w:rPr>
        <w:t xml:space="preserve"> the handful of food web studies that have shown the phenotypic variation at the individual-level can shape food web structure, what we don’t know is the extent to which genetic variation contributes to food web structure. Understanding the contribution of an organism’s genotype to food web structure is a critical step before we can begin looking at the eco-evolutionary dynamics of complex food webs. Indeed, we do know that genetic variation within host-plants can have a profound effect on the composition of associated arthropod herbivore communities </w:t>
      </w:r>
      <w:r w:rsidR="009D6A0D">
        <w:rPr>
          <w:rFonts w:ascii="Times New Roman" w:hAnsi="Times New Roman" w:cs="Times New Roman"/>
          <w:i/>
        </w:rPr>
        <w:fldChar w:fldCharType="begin"/>
      </w:r>
      <w:r w:rsidR="00026265">
        <w:rPr>
          <w:rFonts w:ascii="Times New Roman" w:hAnsi="Times New Roman" w:cs="Times New Roman"/>
          <w:i/>
        </w:rPr>
        <w:instrText>ADDIN CSL_CITATION {"mendeley": {"previouslyFormattedCitation": "(Barbour et al. in press; Whitham et al., 2012)", "manualFormatting": "(Barbour et al., in press; Whitham et al., 2012)"}, "citationItems": [{"prefix": "Barbour et al. in press; ", "uris": ["http://www.mendeley.com/documents/?uuid=3db99436-49db-4ba1-ad03-54799b32311e"], "id": "ITEM-1", "itemData": {"DOI": "10.1016/j.tplants.2012.01.005", "type": "article-journal", "author": [{"given": "Thomas G.", "dropping-particle": "", "suffix": "", "family": "Whitham", "parse-names": false, "non-dropping-particle": ""}, {"given": "Catherine A.", "dropping-particle": "", "suffix": "", "family": "Gehring", "parse-names": false, "non-dropping-particle": ""}, {"given": "Louis J.", "dropping-particle": "", "suffix": "", "family": "Lamit", "parse-names": false, "non-dropping-particle": ""}, {"given": "Todd", "dropping-particle": "", "suffix": "", "family": "Wojtowicz", "parse-names": false, "non-dropping-particle": ""}, {"given": "Luke M.", "dropping-particle": "", "suffix": "", "family": "Evans", "parse-names": false, "non-dropping-particle": ""}, {"given": "Arthur R.", "dropping-particle": "", "suffix": "", "family": "Keith", "parse-names": false, "non-dropping-particle": ""}, {"given": "David Solance", "dropping-particle": "", "suffix": "", "family": "Smith", "parse-names": false, "non-dropping-particle": ""}], "issued": {"date-parts": [["2012", "2", "7"]]}, "abstract": "Community-level genetic specificity results when individual genotypes or populations of the same species support different communities. Our review of the literature shows that genetic specificity exhibits both life and afterlife effects; it is a widespread phenomenon occurring in diverse taxonomic groups, aquatic to terrestrial ecosystems, and species-poor to species-rich systems. Such specificity affects species interactions, evolution, ecosystem processes and leads to community feedbacks on the performance of the individuals expressing the traits. Thus, genetic specificity by communities appears to be fundamentally important, suggesting that specificity is a major driver of the biodiversity and stability of the world's ecosystems.", "ISSN": "1878-4372", "page": "271-281", "volume": "17", "container-title": "Trends in plant science", "title": "Community specificity: life and afterlife effects of genes", "PMID": "22322002", "issue": "5", "id": "ITEM-1"}}], "properties": {"noteIndex": 0}, "schema": "https://github.com/citation-style-language/schema/raw/master/csl-citation.json"}</w:instrText>
      </w:r>
      <w:r w:rsidR="009D6A0D">
        <w:rPr>
          <w:rFonts w:ascii="Times New Roman" w:hAnsi="Times New Roman" w:cs="Times New Roman"/>
          <w:i/>
        </w:rPr>
        <w:fldChar w:fldCharType="separate"/>
      </w:r>
      <w:r w:rsidRPr="00026265">
        <w:rPr>
          <w:rFonts w:ascii="Times New Roman" w:hAnsi="Times New Roman" w:cs="Times New Roman"/>
          <w:noProof/>
        </w:rPr>
        <w:t>(Barbour et al., in press; Whitham et al., 2012)</w:t>
      </w:r>
      <w:r w:rsidR="009D6A0D">
        <w:rPr>
          <w:rFonts w:ascii="Times New Roman" w:hAnsi="Times New Roman" w:cs="Times New Roman"/>
          <w:i/>
        </w:rPr>
        <w:fldChar w:fldCharType="end"/>
      </w:r>
      <w:r>
        <w:rPr>
          <w:rFonts w:ascii="Times New Roman" w:hAnsi="Times New Roman" w:cs="Times New Roman"/>
        </w:rPr>
        <w:t xml:space="preserve"> and can even affect </w:t>
      </w:r>
      <w:proofErr w:type="spellStart"/>
      <w:r>
        <w:rPr>
          <w:rFonts w:ascii="Times New Roman" w:hAnsi="Times New Roman" w:cs="Times New Roman"/>
        </w:rPr>
        <w:t>pairwise</w:t>
      </w:r>
      <w:proofErr w:type="spellEnd"/>
      <w:r>
        <w:rPr>
          <w:rFonts w:ascii="Times New Roman" w:hAnsi="Times New Roman" w:cs="Times New Roman"/>
        </w:rPr>
        <w:t xml:space="preserve"> interactions between herbivores and upper </w:t>
      </w:r>
      <w:proofErr w:type="spellStart"/>
      <w:r>
        <w:rPr>
          <w:rFonts w:ascii="Times New Roman" w:hAnsi="Times New Roman" w:cs="Times New Roman"/>
        </w:rPr>
        <w:t>trophic</w:t>
      </w:r>
      <w:proofErr w:type="spellEnd"/>
      <w:r>
        <w:rPr>
          <w:rFonts w:ascii="Times New Roman" w:hAnsi="Times New Roman" w:cs="Times New Roman"/>
        </w:rPr>
        <w:t xml:space="preserve"> levels </w:t>
      </w:r>
      <w:r w:rsidR="009D6A0D">
        <w:rPr>
          <w:rFonts w:ascii="Times New Roman" w:hAnsi="Times New Roman" w:cs="Times New Roman"/>
        </w:rPr>
        <w:fldChar w:fldCharType="begin"/>
      </w:r>
      <w:r w:rsidR="00026265">
        <w:rPr>
          <w:rFonts w:ascii="Times New Roman" w:hAnsi="Times New Roman" w:cs="Times New Roman"/>
        </w:rPr>
        <w:instrText>ADDIN CSL_CITATION {"mendeley": {"previouslyFormattedCitation": "(Abdala-Roberts &amp; Mooney, 2012; Bailey, Wooley, Lindroth, &amp; Whitham, 2006)"}, "citationItems": [{"uris": ["http://www.mendeley.com/documents/?uuid=71b94d50-2949-4ff9-aafc-2c50231b5060"], "id": "ITEM-1", "itemData": {"DOI": "10.1111/j.1461-0248.2005.00844.x", "type": "article-journal", "author": [{"given": "Joseph K.", "dropping-particle": "", "suffix": "", "family": "Bailey", "parse-names": false, "non-dropping-particle": ""}, {"given": "Stuart C.", "dropping-particle": "", "suffix": "", "family": "Wooley", "parse-names": false, "non-dropping-particle": ""}, {"given": "Richard L.", "dropping-particle": "", "suffix": "", "family": "Lindroth", "parse-names": false, "non-dropping-particle": ""}, {"given": "Thomas G.", "dropping-particle": "", "suffix": "", "family": "Whitham", "parse-names": false, "non-dropping-particle": ""}], "issued": {"date-parts": [["2006", "1"]]}, "abstract":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"ISSN": "1461-0248", "page": "78-85", "volume": "9", "container-title": "Ecology letters", "title": "Importance of species interactions to community heritability: a genetic basis to trophic-level interactions.", "PMID": "16958871", "issue": "1", "id": "ITEM-1"}}, {"uris": ["http://www.mendeley.com/documents/?uuid=8acd120b-d7aa-40fc-be1f-c4741ec58516"], "id": "ITEM-2", "itemData": {"DOI": "10.1111/j.1600-0706.2012.00159.x", "type": "article-journal", "author": [{"given": "Luis", "dropping-particle": "", "suffix": "", "family": "Abdala-Roberts", "parse-names": false, "non-dropping-particle": ""}, {"given": "Kailen A.", "dropping-particle": "", "suffix": "", "family": "Mooney", "parse-names": false, "non-dropping-particle": ""}], "issued": {"date-parts": [["2012", "12", "13"]]}, "ISSN": "00301299", "page": "1157-1166", "volume": "122", "container-title": "Oikos", "title": "Environmental and plant genetic effects on tri-trophic interactions", "issue": "8", "id": "ITEM-2"}}], "properties": {"noteIndex": 0}, "schema": "https://github.com/citation-style-language/schema/raw/master/csl-citation.json"}</w:instrText>
      </w:r>
      <w:r w:rsidR="009D6A0D">
        <w:rPr>
          <w:rFonts w:ascii="Times New Roman" w:hAnsi="Times New Roman" w:cs="Times New Roman"/>
        </w:rPr>
        <w:fldChar w:fldCharType="separate"/>
      </w:r>
      <w:r w:rsidRPr="007D2F43">
        <w:rPr>
          <w:rFonts w:ascii="Times New Roman" w:hAnsi="Times New Roman" w:cs="Times New Roman"/>
          <w:noProof/>
        </w:rPr>
        <w:t>(Abdala-Roberts &amp; Mooney, 2012; Bailey, Wooley, Lindroth, &amp; Whitham, 2006)</w:t>
      </w:r>
      <w:r w:rsidR="009D6A0D">
        <w:rPr>
          <w:rFonts w:ascii="Times New Roman" w:hAnsi="Times New Roman" w:cs="Times New Roman"/>
        </w:rPr>
        <w:fldChar w:fldCharType="end"/>
      </w:r>
      <w:r>
        <w:rPr>
          <w:rFonts w:ascii="Times New Roman" w:hAnsi="Times New Roman" w:cs="Times New Roman"/>
        </w:rPr>
        <w:t xml:space="preserve">. If we can demonstrate that food web architecture is heritable, we can move toward studying the eco-evolutionary dynamics of ecological networks </w:t>
      </w:r>
      <w:r w:rsidR="009D6A0D">
        <w:rPr>
          <w:rFonts w:ascii="Times New Roman" w:hAnsi="Times New Roman" w:cs="Times New Roman"/>
        </w:rPr>
        <w:fldChar w:fldCharType="begin"/>
      </w:r>
      <w:r w:rsidR="00026265">
        <w:rPr>
          <w:rFonts w:ascii="Times New Roman" w:hAnsi="Times New Roman" w:cs="Times New Roman"/>
        </w:rPr>
        <w:instrText>ADDIN CSL_CITATION {"mendeley": {"previouslyFormattedCitation": "(Meli\u00e1n et al., 2011; Moya-lara\u00f1o et al., 2012)"}, "citationItems": [{"uris": ["http://www.mendeley.com/documents/?uuid=3f7c5e67-a3cd-4fa5-9cb6-ed36ebeb10ca"], "id": "ITEM-1", "itemData": {"collection-title": "Advances in Ecological Research", "DOI": "10.1016/B978-0-12-386475-8.00006-X", "ISBN": "9780123864758", "author": [{"given": "From Carlos J", "dropping-particle": "", "suffix": "", "family": "Meli\u00e1n", "parse-names": false, "non-dropping-particle": ""}, {"given": "C\u00e9sar", "dropping-particle": "", "suffix": "", "family": "Vilas", "parse-names": false, "non-dropping-particle": ""}, {"given": "Francisco", "dropping-particle": "", "suffix": "", "family": "Bald\u00f3", "parse-names": false, "non-dropping-particle": ""}, {"given": "Enrique", "dropping-particle": "", "suffix": "", "family": "Gonz\u00e1lez-orteg\u00f3n", "parse-names": false, "non-dropping-particle": ""}, {"given": "Pilar", "dropping-particle": "", "suffix": "", "family": "Drake", "parse-names": false, "non-dropping-particle": ""}, {"given": "Richard J", "dropping-particle": "", "suffix": "", "family": "Williams", "parse-names": false, "non-dropping-particle": ""}, {"given": "Eco-evolutionary", "dropping-particle": "", "suffix": "", "family": "Dynamics", "parse-names": false, "non-dropping-particle": ""}, {"given": "Individual-based Food", "dropping-particle": "", "suffix": "", "family": "Webs", "parse-names": false, "non-dropping-particle": ""}, {"given": "In", "dropping-particle": "", "suffix": "", "family": "Andrea", "parse-names": false, "non-dropping-particle": ""}, {"given": "Julia", "dropping-particle": "", "suffix": "", "family": "Reiss", "parse-names": false, "non-dropping-particle": ""}, {"given": "S A R", "dropping-particle": "", "suffix": "", "family": "Vilas", "parse-names": false, "non-dropping-particle": ""}, {"given": "Francisco", "dropping-particle": "", "suffix": "", "family": "Baldo", "parse-names": false, "non-dropping-particle": ""}, {"given": "Carlos J", "dropping-particle": "", "suffix": "", "family": "Melia", "parse-names": false, "non-dropping-particle": ""}, {"given": "Richard J", "dropping-particle": "", "suffix": "", "family": "Williams", "parse-names": false, "non-dropping-particle": ""}], "issued": {"date-parts": [["2011"]]}, "publisher": "Elsevier", "page": "225-268", "volume": "45", "container-title": "Advances in Ecological Research", "title": "Eco-evolutionary dynamics of individual-based food webs", "type": "chapter", "id": "ITEM-1"}}, {"uris": ["http://www.mendeley.com/documents/?uuid=3031813e-a260-414c-baf3-5002d1e2e74f"], "id": "ITEM-2", "itemData": {"collection-title": "Advances in Ecological Research", "DOI": "10.1016/B978-0-12-398315-2.00001-6", "ISBN": "9780123983152", "author": [{"given": "Jordi", "dropping-particle": "", "suffix": "", "family": "Moya-lara\u00f1o", "parse-names": false, "non-dropping-particle": ""}, {"given": "Oriol", "dropping-particle": "", "suffix": "", "family": "Verdeny-vilalta", "parse-names": false, "non-dropping-particle": ""}, {"given": "Jennifer", "dropping-particle": "", "suffix": "", "family": "Rowntree", "parse-names": false, "non-dropping-particle": ""}, {"given": "Nereida", "dropping-particle": "", "suffix": "", "family": "Melguizo-ruiz", "parse-names": false, "non-dropping-particle": ""}, {"given": "Paola", "dropping-particle": "", "suffix": "", "family": "Laiolo", "parse-names": false, "non-dropping-particle": ""}], "issued": {"date-parts": [["2012"]]}, "publisher": "Elsevier", "page": "1-80", "volume": "47", "container-title": "Advances in Ecological Research", "title": "Climate change and eco-evolutionary dynamics in food webs", "type": "chapter", "id": "ITEM-2"}}], "properties": {"noteIndex": 0}, "schema": "https://github.com/citation-style-language/schema/raw/master/csl-citation.json"}</w:instrText>
      </w:r>
      <w:r w:rsidR="009D6A0D">
        <w:rPr>
          <w:rFonts w:ascii="Times New Roman" w:hAnsi="Times New Roman" w:cs="Times New Roman"/>
        </w:rPr>
        <w:fldChar w:fldCharType="separate"/>
      </w:r>
      <w:r w:rsidR="00026265" w:rsidRPr="00026265">
        <w:rPr>
          <w:rFonts w:ascii="Times New Roman" w:hAnsi="Times New Roman" w:cs="Times New Roman"/>
          <w:noProof/>
        </w:rPr>
        <w:t>(Melián et al., 2011; Moya-laraño et al., 2012)</w:t>
      </w:r>
      <w:r w:rsidR="009D6A0D">
        <w:rPr>
          <w:rFonts w:ascii="Times New Roman" w:hAnsi="Times New Roman" w:cs="Times New Roman"/>
        </w:rPr>
        <w:fldChar w:fldCharType="end"/>
      </w:r>
      <w:r w:rsidR="008C603B">
        <w:rPr>
          <w:rFonts w:ascii="Times New Roman" w:hAnsi="Times New Roman" w:cs="Times New Roman"/>
        </w:rPr>
        <w:t xml:space="preserve">. Moreover, if we can link aspects of food web structure to heritable plant trait variation, which can begin to predict how natural selection acting on those traits will shift </w:t>
      </w:r>
      <w:proofErr w:type="gramStart"/>
      <w:r w:rsidR="008C603B">
        <w:rPr>
          <w:rFonts w:ascii="Times New Roman" w:hAnsi="Times New Roman" w:cs="Times New Roman"/>
        </w:rPr>
        <w:t>entire</w:t>
      </w:r>
      <w:proofErr w:type="gramEnd"/>
      <w:r w:rsidR="008C603B">
        <w:rPr>
          <w:rFonts w:ascii="Times New Roman" w:hAnsi="Times New Roman" w:cs="Times New Roman"/>
        </w:rPr>
        <w:t xml:space="preserve"> networks of species interactions. </w:t>
      </w:r>
    </w:p>
    <w:p w:rsidR="004F19A3" w:rsidRDefault="004F19A3" w:rsidP="00571EEB">
      <w:pPr>
        <w:widowControl w:val="0"/>
        <w:numPr>
          <w:ins w:id="21" w:author="Matthew Barbour" w:date="2014-10-26T10:24:00Z"/>
        </w:numPr>
        <w:autoSpaceDE w:val="0"/>
        <w:autoSpaceDN w:val="0"/>
        <w:adjustRightInd w:val="0"/>
        <w:spacing w:line="480" w:lineRule="auto"/>
        <w:rPr>
          <w:ins w:id="22" w:author="Matthew Barbour" w:date="2014-10-26T10:24:00Z"/>
          <w:rFonts w:ascii="Times New Roman" w:hAnsi="Times New Roman" w:cs="Times New Roman"/>
        </w:rPr>
      </w:pPr>
    </w:p>
    <w:p w:rsidR="00571EEB" w:rsidRDefault="007745A0" w:rsidP="00571EEB">
      <w:pPr>
        <w:widowControl w:val="0"/>
        <w:autoSpaceDE w:val="0"/>
        <w:autoSpaceDN w:val="0"/>
        <w:adjustRightInd w:val="0"/>
        <w:spacing w:line="480" w:lineRule="auto"/>
        <w:rPr>
          <w:rFonts w:ascii="Times New Roman" w:hAnsi="Times New Roman" w:cs="Times New Roman"/>
        </w:rPr>
      </w:pPr>
      <w:ins w:id="23" w:author="Matthew Barbour" w:date="2014-10-26T10:31:00Z">
        <w:r>
          <w:rPr>
            <w:rFonts w:ascii="Times New Roman" w:hAnsi="Times New Roman" w:cs="Times New Roman"/>
          </w:rPr>
          <w:t xml:space="preserve">P3: </w:t>
        </w:r>
      </w:ins>
      <w:r w:rsidR="00DC1106">
        <w:rPr>
          <w:rFonts w:ascii="Times New Roman" w:hAnsi="Times New Roman" w:cs="Times New Roman"/>
        </w:rPr>
        <w:t xml:space="preserve">Here, we provide empirical evidence that genetic variation within a dominant plant species can structure ecological networks by altering the strength of interactions among its associated species. </w:t>
      </w:r>
      <w:r w:rsidR="00DC1106" w:rsidRPr="00E735FD">
        <w:rPr>
          <w:rFonts w:ascii="Times New Roman" w:hAnsi="Times New Roman" w:cs="Times New Roman"/>
        </w:rPr>
        <w:t>Usi</w:t>
      </w:r>
      <w:r w:rsidR="00DC1106">
        <w:rPr>
          <w:rFonts w:ascii="Times New Roman" w:hAnsi="Times New Roman" w:cs="Times New Roman"/>
        </w:rPr>
        <w:t xml:space="preserve">ng a large common garden experiment consisting of 26 genotypes of a dominant plant species, </w:t>
      </w:r>
      <w:r w:rsidR="00DC1106">
        <w:rPr>
          <w:rFonts w:ascii="Times New Roman" w:hAnsi="Times New Roman" w:cs="Times New Roman"/>
          <w:i/>
        </w:rPr>
        <w:t xml:space="preserve">Salix </w:t>
      </w:r>
      <w:proofErr w:type="spellStart"/>
      <w:r w:rsidR="00DC1106">
        <w:rPr>
          <w:rFonts w:ascii="Times New Roman" w:hAnsi="Times New Roman" w:cs="Times New Roman"/>
          <w:i/>
        </w:rPr>
        <w:t>hookeriana</w:t>
      </w:r>
      <w:proofErr w:type="spellEnd"/>
      <w:r w:rsidR="00DC1106" w:rsidRPr="00E735FD">
        <w:rPr>
          <w:rFonts w:ascii="Times New Roman" w:hAnsi="Times New Roman" w:cs="Times New Roman"/>
        </w:rPr>
        <w:t xml:space="preserve">, </w:t>
      </w:r>
      <w:r w:rsidR="00DC1106">
        <w:rPr>
          <w:rFonts w:ascii="Times New Roman" w:hAnsi="Times New Roman" w:cs="Times New Roman"/>
        </w:rPr>
        <w:t>we built quantitative interaction networks for each genotype’s associated gall-inducing insects (herbivores) and their parasitoids to address</w:t>
      </w:r>
      <w:r w:rsidR="00DC1106" w:rsidRPr="00E735FD">
        <w:rPr>
          <w:rFonts w:ascii="Times New Roman" w:hAnsi="Times New Roman" w:cs="Times New Roman"/>
        </w:rPr>
        <w:t xml:space="preserve"> the following questions</w:t>
      </w:r>
      <w:r w:rsidR="00DC1106">
        <w:rPr>
          <w:rFonts w:ascii="Times New Roman" w:hAnsi="Times New Roman" w:cs="Times New Roman"/>
        </w:rPr>
        <w:t xml:space="preserve">: (1) </w:t>
      </w:r>
      <w:ins w:id="24" w:author="Mariano A. Rodriguez-Cabal" w:date="2014-10-01T14:15:00Z">
        <w:r w:rsidR="001E137F">
          <w:rPr>
            <w:rFonts w:ascii="Times New Roman" w:hAnsi="Times New Roman" w:cs="Times New Roman"/>
          </w:rPr>
          <w:t>Does p</w:t>
        </w:r>
        <w:r w:rsidR="001E137F" w:rsidRPr="001E137F">
          <w:rPr>
            <w:rFonts w:ascii="Times New Roman" w:hAnsi="Times New Roman" w:cs="Times New Roman"/>
          </w:rPr>
          <w:t xml:space="preserve">lant genetic variation </w:t>
        </w:r>
      </w:ins>
      <w:commentRangeStart w:id="25"/>
      <w:ins w:id="26" w:author="Mariano A. Rodriguez-Cabal" w:date="2014-10-01T14:16:00Z">
        <w:r w:rsidR="001E137F">
          <w:rPr>
            <w:rFonts w:ascii="Times New Roman" w:hAnsi="Times New Roman" w:cs="Times New Roman"/>
          </w:rPr>
          <w:t xml:space="preserve">structure </w:t>
        </w:r>
      </w:ins>
      <w:commentRangeEnd w:id="25"/>
      <w:r w:rsidR="003D5DA4">
        <w:rPr>
          <w:rStyle w:val="CommentReference"/>
        </w:rPr>
        <w:commentReference w:id="25"/>
      </w:r>
      <w:ins w:id="27" w:author="Mariano A. Rodriguez-Cabal" w:date="2014-10-01T14:16:00Z">
        <w:r w:rsidR="001E137F">
          <w:rPr>
            <w:rFonts w:ascii="Times New Roman" w:hAnsi="Times New Roman" w:cs="Times New Roman"/>
          </w:rPr>
          <w:t xml:space="preserve">the </w:t>
        </w:r>
      </w:ins>
      <w:ins w:id="28" w:author="Mariano A. Rodriguez-Cabal" w:date="2014-10-01T14:17:00Z">
        <w:r w:rsidR="001E137F">
          <w:rPr>
            <w:rFonts w:ascii="Times New Roman" w:hAnsi="Times New Roman" w:cs="Times New Roman"/>
          </w:rPr>
          <w:t>assembly</w:t>
        </w:r>
      </w:ins>
      <w:ins w:id="29" w:author="Mariano A. Rodriguez-Cabal" w:date="2014-10-01T14:16:00Z">
        <w:r w:rsidR="001E137F">
          <w:rPr>
            <w:rFonts w:ascii="Times New Roman" w:hAnsi="Times New Roman" w:cs="Times New Roman"/>
          </w:rPr>
          <w:t xml:space="preserve"> </w:t>
        </w:r>
      </w:ins>
      <w:ins w:id="30" w:author="Mariano A. Rodriguez-Cabal" w:date="2014-10-01T14:17:00Z">
        <w:r w:rsidR="001E137F">
          <w:rPr>
            <w:rFonts w:ascii="Times New Roman" w:hAnsi="Times New Roman" w:cs="Times New Roman"/>
          </w:rPr>
          <w:t>of</w:t>
        </w:r>
      </w:ins>
      <w:ins w:id="31" w:author="Matthew Barbour" w:date="2014-09-26T11:47:00Z">
        <w:del w:id="32" w:author="Mariano A. Rodriguez-Cabal" w:date="2014-10-01T14:16:00Z">
          <w:r w:rsidR="00FB6C0D" w:rsidDel="001E137F">
            <w:rPr>
              <w:rFonts w:ascii="Times New Roman" w:hAnsi="Times New Roman" w:cs="Times New Roman"/>
            </w:rPr>
            <w:delText>How does plant genotype</w:delText>
          </w:r>
        </w:del>
        <w:del w:id="33" w:author="Mariano A. Rodriguez-Cabal" w:date="2014-10-01T14:17:00Z">
          <w:r w:rsidR="00FB6C0D" w:rsidDel="001E137F">
            <w:rPr>
              <w:rFonts w:ascii="Times New Roman" w:hAnsi="Times New Roman" w:cs="Times New Roman"/>
            </w:rPr>
            <w:delText xml:space="preserve"> </w:delText>
          </w:r>
        </w:del>
      </w:ins>
      <w:ins w:id="34" w:author="Matthew Barbour" w:date="2014-09-26T11:50:00Z">
        <w:del w:id="35" w:author="Mariano A. Rodriguez-Cabal" w:date="2014-10-01T14:17:00Z">
          <w:r w:rsidR="00FB6C0D" w:rsidDel="001E137F">
            <w:rPr>
              <w:rFonts w:ascii="Times New Roman" w:hAnsi="Times New Roman" w:cs="Times New Roman"/>
            </w:rPr>
            <w:delText xml:space="preserve">shape the architecture </w:delText>
          </w:r>
        </w:del>
      </w:ins>
      <w:ins w:id="36" w:author="Matthew Barbour" w:date="2014-09-26T11:47:00Z">
        <w:del w:id="37" w:author="Mariano A. Rodriguez-Cabal" w:date="2014-10-01T14:17:00Z">
          <w:r w:rsidR="00FB6C0D" w:rsidDel="001E137F">
            <w:rPr>
              <w:rFonts w:ascii="Times New Roman" w:hAnsi="Times New Roman" w:cs="Times New Roman"/>
            </w:rPr>
            <w:delText xml:space="preserve">of </w:delText>
          </w:r>
        </w:del>
      </w:ins>
      <w:ins w:id="38" w:author="Mariano A. Rodriguez-Cabal" w:date="2014-10-01T14:17:00Z">
        <w:r w:rsidR="001E137F">
          <w:rPr>
            <w:rFonts w:ascii="Times New Roman" w:hAnsi="Times New Roman" w:cs="Times New Roman"/>
          </w:rPr>
          <w:t xml:space="preserve"> </w:t>
        </w:r>
      </w:ins>
      <w:ins w:id="39" w:author="Matthew Barbour" w:date="2014-09-26T11:47:00Z">
        <w:r w:rsidR="00FB6C0D">
          <w:rPr>
            <w:rFonts w:ascii="Times New Roman" w:hAnsi="Times New Roman" w:cs="Times New Roman"/>
          </w:rPr>
          <w:t xml:space="preserve">herbivore-parasitoid networks? </w:t>
        </w:r>
      </w:ins>
      <w:del w:id="40" w:author="Matthew Barbour" w:date="2014-09-26T11:48:00Z">
        <w:r w:rsidR="00DC1106" w:rsidDel="00FB6C0D">
          <w:rPr>
            <w:rFonts w:ascii="Times New Roman" w:hAnsi="Times New Roman" w:cs="Times New Roman"/>
          </w:rPr>
          <w:delText>Do plant genotype-herbivore-parasitoid networks exhibit a compartmentalized structure? (</w:delText>
        </w:r>
        <w:r w:rsidR="004178CE" w:rsidDel="00FB6C0D">
          <w:rPr>
            <w:rFonts w:ascii="Times New Roman" w:hAnsi="Times New Roman" w:cs="Times New Roman"/>
          </w:rPr>
          <w:delText>2) Which processes drive</w:delText>
        </w:r>
        <w:r w:rsidR="00DC1106" w:rsidDel="00FB6C0D">
          <w:rPr>
            <w:rFonts w:ascii="Times New Roman" w:hAnsi="Times New Roman" w:cs="Times New Roman"/>
          </w:rPr>
          <w:delText xml:space="preserve"> the dissimilarity in network structure among different compartments? </w:delText>
        </w:r>
      </w:del>
      <w:r w:rsidR="00DC1106">
        <w:rPr>
          <w:rFonts w:ascii="Times New Roman" w:hAnsi="Times New Roman" w:cs="Times New Roman"/>
        </w:rPr>
        <w:t>(</w:t>
      </w:r>
      <w:ins w:id="41" w:author="Matthew Barbour" w:date="2014-09-26T11:48:00Z">
        <w:r w:rsidR="00FB6C0D">
          <w:rPr>
            <w:rFonts w:ascii="Times New Roman" w:hAnsi="Times New Roman" w:cs="Times New Roman"/>
          </w:rPr>
          <w:t>2</w:t>
        </w:r>
      </w:ins>
      <w:del w:id="42" w:author="Matthew Barbour" w:date="2014-09-26T11:48:00Z">
        <w:r w:rsidR="00DC1106" w:rsidDel="00FB6C0D">
          <w:rPr>
            <w:rFonts w:ascii="Times New Roman" w:hAnsi="Times New Roman" w:cs="Times New Roman"/>
          </w:rPr>
          <w:delText>3</w:delText>
        </w:r>
      </w:del>
      <w:r w:rsidR="00DC1106">
        <w:rPr>
          <w:rFonts w:ascii="Times New Roman" w:hAnsi="Times New Roman" w:cs="Times New Roman"/>
        </w:rPr>
        <w:t xml:space="preserve">) </w:t>
      </w:r>
      <w:commentRangeStart w:id="43"/>
      <w:ins w:id="44" w:author="Mariano A. Rodriguez-Cabal" w:date="2014-10-01T14:19:00Z">
        <w:r w:rsidR="001E137F" w:rsidRPr="001E137F">
          <w:rPr>
            <w:rFonts w:ascii="Times New Roman" w:hAnsi="Times New Roman" w:cs="Times New Roman"/>
          </w:rPr>
          <w:t>Willow genotypes differentially contribute to herbivore-parasitoid network architecture, departing substantially from the symmetric contribution assumed by most food web models</w:t>
        </w:r>
      </w:ins>
      <w:commentRangeEnd w:id="43"/>
      <w:ins w:id="45" w:author="Mariano A. Rodriguez-Cabal" w:date="2014-10-01T14:20:00Z">
        <w:r w:rsidR="001E137F">
          <w:rPr>
            <w:rStyle w:val="CommentReference"/>
            <w:vanish/>
          </w:rPr>
          <w:commentReference w:id="43"/>
        </w:r>
      </w:ins>
      <w:ins w:id="46" w:author="Mariano A. Rodriguez-Cabal" w:date="2014-10-01T14:19:00Z">
        <w:r w:rsidR="001E137F">
          <w:rPr>
            <w:rFonts w:ascii="Times New Roman" w:hAnsi="Times New Roman" w:cs="Times New Roman"/>
          </w:rPr>
          <w:t>?</w:t>
        </w:r>
        <w:r w:rsidR="001E137F" w:rsidRPr="001E137F">
          <w:rPr>
            <w:rFonts w:ascii="Times New Roman" w:hAnsi="Times New Roman" w:cs="Times New Roman"/>
          </w:rPr>
          <w:t xml:space="preserve"> </w:t>
        </w:r>
        <w:r w:rsidR="001E137F">
          <w:rPr>
            <w:rFonts w:ascii="Times New Roman" w:hAnsi="Times New Roman" w:cs="Times New Roman"/>
          </w:rPr>
          <w:t xml:space="preserve">(3) </w:t>
        </w:r>
      </w:ins>
      <w:r w:rsidR="00DC1106">
        <w:rPr>
          <w:rFonts w:ascii="Times New Roman" w:hAnsi="Times New Roman" w:cs="Times New Roman"/>
        </w:rPr>
        <w:t xml:space="preserve">Which plant and herbivore </w:t>
      </w:r>
      <w:del w:id="47" w:author="Gregory Crutsinger" w:date="2014-10-05T10:20:00Z">
        <w:r w:rsidR="00DC1106" w:rsidDel="003D5DA4">
          <w:rPr>
            <w:rFonts w:ascii="Times New Roman" w:hAnsi="Times New Roman" w:cs="Times New Roman"/>
          </w:rPr>
          <w:delText xml:space="preserve">traits </w:delText>
        </w:r>
      </w:del>
      <w:ins w:id="48" w:author="Gregory Crutsinger" w:date="2014-10-05T10:20:00Z">
        <w:r w:rsidR="003D5DA4">
          <w:rPr>
            <w:rFonts w:ascii="Times New Roman" w:hAnsi="Times New Roman" w:cs="Times New Roman"/>
          </w:rPr>
          <w:t xml:space="preserve">characteristics </w:t>
        </w:r>
      </w:ins>
      <w:ins w:id="49" w:author="Matthew Barbour" w:date="2014-09-26T11:49:00Z">
        <w:r w:rsidR="00FB6C0D">
          <w:rPr>
            <w:rFonts w:ascii="Times New Roman" w:hAnsi="Times New Roman" w:cs="Times New Roman"/>
          </w:rPr>
          <w:t>underlie</w:t>
        </w:r>
      </w:ins>
      <w:ins w:id="50" w:author="Matthew Barbour" w:date="2014-09-26T11:48:00Z">
        <w:r w:rsidR="00FB6C0D">
          <w:rPr>
            <w:rFonts w:ascii="Times New Roman" w:hAnsi="Times New Roman" w:cs="Times New Roman"/>
          </w:rPr>
          <w:t xml:space="preserve"> </w:t>
        </w:r>
      </w:ins>
      <w:ins w:id="51" w:author="Gregory Crutsinger" w:date="2014-10-05T10:20:00Z">
        <w:r w:rsidR="003D5DA4">
          <w:rPr>
            <w:rFonts w:ascii="Times New Roman" w:hAnsi="Times New Roman" w:cs="Times New Roman"/>
          </w:rPr>
          <w:t xml:space="preserve">the </w:t>
        </w:r>
      </w:ins>
      <w:ins w:id="52" w:author="Matthew Barbour" w:date="2014-09-26T11:48:00Z">
        <w:del w:id="53" w:author="Gregory Crutsinger" w:date="2014-10-05T10:20:00Z">
          <w:r w:rsidR="00FB6C0D" w:rsidDel="003D5DA4">
            <w:rPr>
              <w:rFonts w:ascii="Times New Roman" w:hAnsi="Times New Roman" w:cs="Times New Roman"/>
            </w:rPr>
            <w:delText>changes in</w:delText>
          </w:r>
        </w:del>
      </w:ins>
      <w:ins w:id="54" w:author="Gregory Crutsinger" w:date="2014-10-05T10:20:00Z">
        <w:r w:rsidR="003D5DA4">
          <w:rPr>
            <w:rFonts w:ascii="Times New Roman" w:hAnsi="Times New Roman" w:cs="Times New Roman"/>
          </w:rPr>
          <w:t xml:space="preserve">genetic effects </w:t>
        </w:r>
        <w:del w:id="55" w:author="Matthew Barbour" w:date="2014-10-26T09:20:00Z">
          <w:r w:rsidR="003D5DA4" w:rsidDel="00AB688D">
            <w:rPr>
              <w:rFonts w:ascii="Times New Roman" w:hAnsi="Times New Roman" w:cs="Times New Roman"/>
            </w:rPr>
            <w:delText xml:space="preserve"> </w:delText>
          </w:r>
        </w:del>
        <w:r w:rsidR="003D5DA4">
          <w:rPr>
            <w:rFonts w:ascii="Times New Roman" w:hAnsi="Times New Roman" w:cs="Times New Roman"/>
          </w:rPr>
          <w:t>on</w:t>
        </w:r>
      </w:ins>
      <w:ins w:id="56" w:author="Matthew Barbour" w:date="2014-09-26T11:48:00Z">
        <w:r w:rsidR="00FB6C0D">
          <w:rPr>
            <w:rFonts w:ascii="Times New Roman" w:hAnsi="Times New Roman" w:cs="Times New Roman"/>
          </w:rPr>
          <w:t xml:space="preserve"> network </w:t>
        </w:r>
      </w:ins>
      <w:ins w:id="57" w:author="Matthew Barbour" w:date="2014-09-26T11:50:00Z">
        <w:r w:rsidR="00FB6C0D">
          <w:rPr>
            <w:rFonts w:ascii="Times New Roman" w:hAnsi="Times New Roman" w:cs="Times New Roman"/>
          </w:rPr>
          <w:t>structure</w:t>
        </w:r>
      </w:ins>
      <w:ins w:id="58" w:author="Matthew Barbour" w:date="2014-09-26T11:48:00Z">
        <w:r w:rsidR="00FB6C0D">
          <w:rPr>
            <w:rFonts w:ascii="Times New Roman" w:hAnsi="Times New Roman" w:cs="Times New Roman"/>
          </w:rPr>
          <w:t>?</w:t>
        </w:r>
      </w:ins>
      <w:del w:id="59" w:author="Matthew Barbour" w:date="2014-09-26T11:49:00Z">
        <w:r w:rsidR="00DC1106" w:rsidDel="00FB6C0D">
          <w:rPr>
            <w:rFonts w:ascii="Times New Roman" w:hAnsi="Times New Roman" w:cs="Times New Roman"/>
          </w:rPr>
          <w:delText>determine this compartmentalized structure?</w:delText>
        </w:r>
      </w:del>
    </w:p>
    <w:p w:rsidR="00E45DF1" w:rsidRDefault="00E45DF1" w:rsidP="00571EEB">
      <w:pPr>
        <w:widowControl w:val="0"/>
        <w:autoSpaceDE w:val="0"/>
        <w:autoSpaceDN w:val="0"/>
        <w:adjustRightInd w:val="0"/>
        <w:spacing w:line="480" w:lineRule="auto"/>
        <w:rPr>
          <w:rFonts w:ascii="Times New Roman" w:hAnsi="Times New Roman"/>
          <w:i/>
        </w:rPr>
      </w:pPr>
    </w:p>
    <w:p w:rsidR="00CD1604" w:rsidRPr="00481A37" w:rsidRDefault="00F874B9" w:rsidP="00C12CE3">
      <w:pPr>
        <w:spacing w:line="480" w:lineRule="auto"/>
        <w:rPr>
          <w:rFonts w:ascii="Times New Roman" w:hAnsi="Times New Roman"/>
          <w:b/>
          <w:smallCaps/>
        </w:rPr>
      </w:pPr>
      <w:r w:rsidRPr="00481A37">
        <w:rPr>
          <w:rFonts w:ascii="Times New Roman" w:hAnsi="Times New Roman"/>
          <w:b/>
          <w:smallCaps/>
        </w:rPr>
        <w:t xml:space="preserve">Materials &amp; </w:t>
      </w:r>
      <w:r w:rsidR="00C12CE3" w:rsidRPr="00481A37">
        <w:rPr>
          <w:rFonts w:ascii="Times New Roman" w:hAnsi="Times New Roman"/>
          <w:b/>
          <w:smallCaps/>
        </w:rPr>
        <w:t>Methods</w:t>
      </w:r>
      <w:r w:rsidR="00AE74F5" w:rsidRPr="00481A37">
        <w:rPr>
          <w:rFonts w:ascii="Times New Roman" w:hAnsi="Times New Roman"/>
          <w:b/>
          <w:smallCaps/>
        </w:rPr>
        <w:t xml:space="preserve"> </w:t>
      </w:r>
    </w:p>
    <w:p w:rsidR="00D4201B" w:rsidRPr="00890EEE" w:rsidRDefault="00AE74F5" w:rsidP="00890EEE">
      <w:pPr>
        <w:pStyle w:val="Heading3"/>
      </w:pPr>
      <w:r w:rsidRPr="00890EEE">
        <w:t>Natural History</w:t>
      </w:r>
    </w:p>
    <w:p w:rsidR="006E410A" w:rsidRDefault="00571EEB" w:rsidP="006776CD">
      <w:pPr>
        <w:spacing w:line="480" w:lineRule="auto"/>
        <w:rPr>
          <w:rFonts w:ascii="Times New Roman" w:hAnsi="Times New Roman"/>
        </w:rPr>
      </w:pPr>
      <w:r>
        <w:rPr>
          <w:rFonts w:ascii="Times New Roman" w:hAnsi="Times New Roman"/>
        </w:rPr>
        <w:t>Our focal plant species,</w:t>
      </w:r>
      <w:r w:rsidR="008868F0">
        <w:rPr>
          <w:rFonts w:ascii="Times New Roman" w:hAnsi="Times New Roman"/>
        </w:rPr>
        <w:t xml:space="preserve"> </w:t>
      </w:r>
      <w:r w:rsidR="00D4201B" w:rsidRPr="006776CD">
        <w:rPr>
          <w:rFonts w:ascii="Times New Roman" w:hAnsi="Times New Roman"/>
          <w:i/>
        </w:rPr>
        <w:t xml:space="preserve">Salix </w:t>
      </w:r>
      <w:proofErr w:type="spellStart"/>
      <w:r w:rsidR="00D4201B" w:rsidRPr="006776CD">
        <w:rPr>
          <w:rFonts w:ascii="Times New Roman" w:hAnsi="Times New Roman"/>
          <w:i/>
        </w:rPr>
        <w:t>hookeriana</w:t>
      </w:r>
      <w:proofErr w:type="spellEnd"/>
      <w:r w:rsidR="008868F0">
        <w:rPr>
          <w:rFonts w:ascii="Times New Roman" w:hAnsi="Times New Roman"/>
        </w:rPr>
        <w:t xml:space="preserve"> (</w:t>
      </w:r>
      <w:r w:rsidR="006776CD" w:rsidRPr="006776CD">
        <w:rPr>
          <w:rFonts w:ascii="Times New Roman" w:hAnsi="Times New Roman"/>
        </w:rPr>
        <w:t>Coastal willow</w:t>
      </w:r>
      <w:r w:rsidR="008868F0">
        <w:rPr>
          <w:rFonts w:ascii="Times New Roman" w:hAnsi="Times New Roman"/>
        </w:rPr>
        <w:t xml:space="preserve">), </w:t>
      </w:r>
      <w:r>
        <w:rPr>
          <w:rFonts w:ascii="Times New Roman" w:hAnsi="Times New Roman"/>
        </w:rPr>
        <w:t xml:space="preserve">is </w:t>
      </w:r>
      <w:r w:rsidR="008868F0">
        <w:rPr>
          <w:rFonts w:ascii="Times New Roman" w:hAnsi="Times New Roman"/>
        </w:rPr>
        <w:t xml:space="preserve">a </w:t>
      </w:r>
      <w:proofErr w:type="spellStart"/>
      <w:r w:rsidR="008868F0">
        <w:rPr>
          <w:rFonts w:ascii="Times New Roman" w:hAnsi="Times New Roman"/>
        </w:rPr>
        <w:t>dioecious</w:t>
      </w:r>
      <w:proofErr w:type="spellEnd"/>
      <w:r w:rsidR="008868F0">
        <w:rPr>
          <w:rFonts w:ascii="Times New Roman" w:hAnsi="Times New Roman"/>
        </w:rPr>
        <w:t xml:space="preserve"> and</w:t>
      </w:r>
      <w:r w:rsidR="003B008D">
        <w:rPr>
          <w:rFonts w:ascii="Times New Roman" w:hAnsi="Times New Roman"/>
        </w:rPr>
        <w:t xml:space="preserve"> deciduous shrub (&lt; 8 m),</w:t>
      </w:r>
      <w:r w:rsidR="008868F0">
        <w:rPr>
          <w:rFonts w:ascii="Times New Roman" w:hAnsi="Times New Roman"/>
        </w:rPr>
        <w:t xml:space="preserve"> generally restricted to less than 10</w:t>
      </w:r>
      <w:r w:rsidR="006754A5">
        <w:rPr>
          <w:rFonts w:ascii="Times New Roman" w:hAnsi="Times New Roman"/>
        </w:rPr>
        <w:t>0 m elevation</w:t>
      </w:r>
      <w:r w:rsidR="003B008D">
        <w:rPr>
          <w:rFonts w:ascii="Times New Roman" w:hAnsi="Times New Roman"/>
        </w:rPr>
        <w:t>,</w:t>
      </w:r>
      <w:r w:rsidR="006754A5">
        <w:rPr>
          <w:rFonts w:ascii="Times New Roman" w:hAnsi="Times New Roman"/>
        </w:rPr>
        <w:t xml:space="preserve"> and commonly occurs</w:t>
      </w:r>
      <w:r w:rsidR="008868F0">
        <w:rPr>
          <w:rFonts w:ascii="Times New Roman" w:hAnsi="Times New Roman"/>
        </w:rPr>
        <w:t xml:space="preserve"> in meadows, floodplains, and coastal dunes </w:t>
      </w:r>
      <w:r w:rsidR="006776CD" w:rsidRPr="006776CD">
        <w:rPr>
          <w:rFonts w:ascii="Times New Roman" w:hAnsi="Times New Roman"/>
        </w:rPr>
        <w:t>from northern California to Alaska</w:t>
      </w:r>
      <w:r w:rsidR="00A775DD">
        <w:rPr>
          <w:rFonts w:ascii="Times New Roman" w:hAnsi="Times New Roman"/>
        </w:rPr>
        <w:t xml:space="preserve">, </w:t>
      </w:r>
      <w:r w:rsidR="00A775DD" w:rsidRPr="006776CD">
        <w:rPr>
          <w:rFonts w:ascii="Times New Roman" w:hAnsi="Times New Roman"/>
        </w:rPr>
        <w:t>USA</w:t>
      </w:r>
      <w:r w:rsidR="008868F0">
        <w:rPr>
          <w:rFonts w:ascii="Times New Roman" w:hAnsi="Times New Roman"/>
        </w:rPr>
        <w:t xml:space="preserve"> (Argus 2013)</w:t>
      </w:r>
      <w:r w:rsidR="006776CD" w:rsidRPr="006776CD">
        <w:rPr>
          <w:rFonts w:ascii="Times New Roman" w:hAnsi="Times New Roman"/>
        </w:rPr>
        <w:t xml:space="preserve">. </w:t>
      </w:r>
      <w:r w:rsidR="003D5DA4">
        <w:rPr>
          <w:rFonts w:ascii="Times New Roman" w:hAnsi="Times New Roman"/>
        </w:rPr>
        <w:t xml:space="preserve">As with other members of </w:t>
      </w:r>
      <w:r w:rsidR="00AB688D">
        <w:rPr>
          <w:rFonts w:ascii="Times New Roman" w:hAnsi="Times New Roman"/>
        </w:rPr>
        <w:t>its</w:t>
      </w:r>
      <w:r w:rsidR="003D5DA4">
        <w:rPr>
          <w:rFonts w:ascii="Times New Roman" w:hAnsi="Times New Roman"/>
        </w:rPr>
        <w:t xml:space="preserve"> genus </w:t>
      </w:r>
      <w:r w:rsidR="009D6A0D">
        <w:rPr>
          <w:rFonts w:ascii="Times New Roman" w:hAnsi="Times New Roman"/>
        </w:rPr>
        <w:fldChar w:fldCharType="begin"/>
      </w:r>
      <w:r w:rsidR="00026265">
        <w:rPr>
          <w:rFonts w:ascii="Times New Roman" w:hAnsi="Times New Roman"/>
        </w:rPr>
        <w:instrText>ADDIN CSL_CITATION {"mendeley": {"previouslyFormattedCitation": "(Fritz &amp; Price, 1988; Roche &amp; Fritz, 1997)"}, "citationItems": [{"uris": ["http://www.mendeley.com/documents/?uuid=084d3025-23c3-4b00-81a4-6da8ceda4e2d"], "id": "ITEM-1", "itemData": {"publisher": "Ecological Society of America", "DOI": "10.2307/1941034", "type": "article-journal", "author": [{"given": "Robert S.", "dropping-particle": "", "suffix": "", "family": "Fritz", "parse-names": false, "non-dropping-particle": ""}, {"given": "Peter W.", "dropping-particle": "", "suffix": "", "family": "Price", "parse-names": false, "non-dropping-particle": ""}], "issued": {"date-parts": [["1988"]]}, "abstract": "The effects of both genotype and spatial position of host plants on density, proportion, and total community structure of herbivore species were experimentally tested for a guild of gall-forming sawflies on their host plant, the arroyo willow, Salix lasiolepis. Genetic differences among individually potted stem cuttings from 6 and 12 willow plants were found to have a significant effects on the densities of each of the four sawfly species and on their proportional representation on willow clones. Analyses also showed that the total community structure (proportions of species) varied among clones. Proportional overlap values showed that two the of willow clones differed markedly from the others regarding the predominant species on them. However, phenotypic correlations showed that the sawfly species were positively correlated among plants during 2 yr. Genotypic correlations were positive and mostly significant in 1985, but were mostly nonsignificant in 1986. Estimates of broad-sense heritability indicated that between 20 and 50% of variation in the density of two species, the stem galler (Euura lasiolepiis) and the leaf folder (Phyllocolpa sp.), was due to clone genotype, whereas only 9-28% of variation in the density of the leaf galler (Pontania sp.) and the petiole galler (Euura sp.) was due to clone genotype. Environmental variation due to spatial position of plants contributed little to variation in density of species in experiments in 1985, but was an important source of variation in 1986 for three species. As a consequence species proportion for all species varied significantly among rack positions of the willow pots. In 1986, clone x position interactions were not significant for species density or for species proportion, with the exception of the leaf folder, which showed marginal significance. Thus, there was little evidence of genotype x position interactions. These studies suggest that plant genetic variation may be an important variable influencing community structure of phytophagous insects on host plants with plant populations. Plant morphological traits that are important to sawfly oviposition in the field (e.g., mean shoot length) differed significantly among willow clones in both years and were correlated with the variation in density of three of the four sawfly species among all plants in both years. In 1985, correlations between shoot length and species density based on clone means were significant for all four species, but in 1986, no\u2026", "ISSN": "00129658", "page": "845-856", "volume": "69", "container-title": "Ecology", "title": "Genetic variation among plants and insect community structure: willows and sawflies", "issue": "3", "id": "ITEM-1"}}, {"uris": ["http://www.mendeley.com/documents/?uuid=e5525ffe-80ff-41c4-b875-bcab18fc0125"], "id": "ITEM-2", "itemData": {"type": "article-journal", "author": [{"given": "Bernadette M.", "dropping-particle": "", "suffix": "", "family": "Roche", "parse-names": false, "non-dropping-particle": ""}, {"given": "Robert S.", "dropping-particle": "", "suffix": "", "family": "Fritz", "parse-names": false, "non-dropping-particle": ""}], "issued": {"date-parts": [["1997"]]}, "title": "Genetics of resistance of Salix sericea to a diverse community of herbivores", "page": "1490-1498", "volume": "51", "container-title": "Evolution", "issue": "5", "id": "ITEM-2"}}], "properties": {"noteIndex": 0}, "schema": "https://github.com/citation-style-language/schema/raw/master/csl-citation.json"}</w:instrText>
      </w:r>
      <w:r w:rsidR="009D6A0D">
        <w:rPr>
          <w:rFonts w:ascii="Times New Roman" w:hAnsi="Times New Roman"/>
        </w:rPr>
        <w:fldChar w:fldCharType="separate"/>
      </w:r>
      <w:r w:rsidR="00AB688D" w:rsidRPr="00AB688D">
        <w:rPr>
          <w:rFonts w:ascii="Times New Roman" w:hAnsi="Times New Roman"/>
          <w:noProof/>
        </w:rPr>
        <w:t>(Fritz &amp; Price, 1988; Roche &amp; Fritz, 1997)</w:t>
      </w:r>
      <w:r w:rsidR="009D6A0D">
        <w:rPr>
          <w:rFonts w:ascii="Times New Roman" w:hAnsi="Times New Roman"/>
        </w:rPr>
        <w:fldChar w:fldCharType="end"/>
      </w:r>
      <w:r w:rsidR="00AB688D">
        <w:rPr>
          <w:rFonts w:ascii="Times New Roman" w:hAnsi="Times New Roman"/>
        </w:rPr>
        <w:t xml:space="preserve">, </w:t>
      </w:r>
      <w:r w:rsidR="003D5DA4" w:rsidRPr="006776CD">
        <w:rPr>
          <w:rFonts w:ascii="Times New Roman" w:hAnsi="Times New Roman"/>
          <w:i/>
        </w:rPr>
        <w:t>S</w:t>
      </w:r>
      <w:r w:rsidR="003D5DA4">
        <w:rPr>
          <w:rFonts w:ascii="Times New Roman" w:hAnsi="Times New Roman"/>
          <w:i/>
        </w:rPr>
        <w:t>.</w:t>
      </w:r>
      <w:r w:rsidR="003D5DA4" w:rsidRPr="006776CD">
        <w:rPr>
          <w:rFonts w:ascii="Times New Roman" w:hAnsi="Times New Roman"/>
          <w:i/>
        </w:rPr>
        <w:t xml:space="preserve"> </w:t>
      </w:r>
      <w:proofErr w:type="spellStart"/>
      <w:r w:rsidR="003D5DA4" w:rsidRPr="006776CD">
        <w:rPr>
          <w:rFonts w:ascii="Times New Roman" w:hAnsi="Times New Roman"/>
          <w:i/>
        </w:rPr>
        <w:t>hookeriana</w:t>
      </w:r>
      <w:proofErr w:type="spellEnd"/>
      <w:r w:rsidR="003D5DA4">
        <w:rPr>
          <w:rFonts w:ascii="Times New Roman" w:hAnsi="Times New Roman"/>
        </w:rPr>
        <w:t xml:space="preserve"> </w:t>
      </w:r>
      <w:r w:rsidR="003B008D">
        <w:rPr>
          <w:rFonts w:ascii="Times New Roman" w:hAnsi="Times New Roman"/>
        </w:rPr>
        <w:t>display</w:t>
      </w:r>
      <w:r w:rsidR="003D5DA4">
        <w:rPr>
          <w:rFonts w:ascii="Times New Roman" w:hAnsi="Times New Roman"/>
        </w:rPr>
        <w:t>s</w:t>
      </w:r>
      <w:r w:rsidR="003B008D">
        <w:rPr>
          <w:rFonts w:ascii="Times New Roman" w:hAnsi="Times New Roman"/>
        </w:rPr>
        <w:t xml:space="preserve"> considerable genetic </w:t>
      </w:r>
      <w:r w:rsidR="009D6A0D" w:rsidRPr="006776CD">
        <w:rPr>
          <w:rFonts w:ascii="Times New Roman" w:hAnsi="Times New Roman"/>
        </w:rPr>
        <w:fldChar w:fldCharType="begin"/>
      </w:r>
      <w:r w:rsidR="00026265">
        <w:rPr>
          <w:rFonts w:ascii="Times New Roman" w:hAnsi="Times New Roman"/>
        </w:rPr>
        <w:instrText>ADDIN CSL_CITATION {"mendeley": {"previouslyFormattedCitation": "(Brunsfeld, Soltis, &amp; Soltis, 1991)"}, "citationItems": [{"uris": ["http://www.mendeley.com/documents/?uuid=2f5cb30e-f0a7-46ee-83d8-cf281c76ce6b"], "id": "ITEM-1", "itemData": {"type": "article-journal", "author": [{"given": "Steven J.", "dropping-particle": "", "suffix": "", "family": "Brunsfeld", "parse-names": false, "non-dropping-particle": ""}, {"given": "Douglas E.", "dropping-particle": "", "suffix": "", "family": "Soltis", "parse-names": false, "non-dropping-particle": ""}, {"given": "Pamela S.", "dropping-particle": "", "suffix": "", "family": "Soltis", "parse-names": false, "non-dropping-particle": ""}], "issued": {"date-parts": [["1991"]]}, "title": "Patterns of genetic variation in Salix section Longifoliae (Salicaceae).", "page": "855-869", "volume": "78", "container-title": "American Journal of Botany", "issue": "6", "id": "ITEM-1"}}], "properties": {"noteIndex": 0}, "schema": "https://github.com/citation-style-language/schema/raw/master/csl-citation.json"}</w:instrText>
      </w:r>
      <w:r w:rsidR="009D6A0D" w:rsidRPr="006776CD">
        <w:rPr>
          <w:rFonts w:ascii="Times New Roman" w:hAnsi="Times New Roman"/>
        </w:rPr>
        <w:fldChar w:fldCharType="separate"/>
      </w:r>
      <w:r w:rsidR="003B008D" w:rsidRPr="00BF0E93">
        <w:rPr>
          <w:rFonts w:ascii="Times New Roman" w:hAnsi="Times New Roman"/>
          <w:noProof/>
        </w:rPr>
        <w:t>(Brunsfeld, Soltis, &amp; Soltis, 1991)</w:t>
      </w:r>
      <w:r w:rsidR="009D6A0D" w:rsidRPr="006776CD">
        <w:rPr>
          <w:rFonts w:ascii="Times New Roman" w:hAnsi="Times New Roman"/>
        </w:rPr>
        <w:fldChar w:fldCharType="end"/>
      </w:r>
      <w:r w:rsidR="003B008D">
        <w:rPr>
          <w:rFonts w:ascii="Times New Roman" w:hAnsi="Times New Roman"/>
        </w:rPr>
        <w:t xml:space="preserve"> and phenotypic variation </w:t>
      </w:r>
      <w:r w:rsidR="009D6A0D">
        <w:rPr>
          <w:rFonts w:ascii="Times New Roman" w:hAnsi="Times New Roman"/>
        </w:rPr>
        <w:fldChar w:fldCharType="begin"/>
      </w:r>
      <w:r w:rsidR="00026265">
        <w:rPr>
          <w:rFonts w:ascii="Times New Roman" w:hAnsi="Times New Roman"/>
        </w:rPr>
        <w:instrText>ADDIN CSL_CITATION {"mendeley": {"previouslyFormattedCitation": "(Fritz &amp; Price, 1988; Nichols-Orians, Fritz, &amp; Clausen, 1993)"}, "citationItems": [{"uris": ["http://www.mendeley.com/documents/?uuid=084d3025-23c3-4b00-81a4-6da8ceda4e2d"], "id": "ITEM-1", "itemData": {"publisher": "Ecological Society of America", "DOI": "10.2307/1941034", "type": "article-journal", "author": [{"given": "Robert S.", "dropping-particle": "", "suffix": "", "family": "Fritz", "parse-names": false, "non-dropping-particle": ""}, {"given": "Peter W.", "dropping-particle": "", "suffix": "", "family": "Price", "parse-names": false, "non-dropping-particle": ""}], "issued": {"date-parts": [["1988"]]}, "abstract": "The effects of both genotype and spatial position of host plants on density, proportion, and total community structure of herbivore species were experimentally tested for a guild of gall-forming sawflies on their host plant, the arroyo willow, Salix lasiolepis. Genetic differences among individually potted stem cuttings from 6 and 12 willow plants were found to have a significant effects on the densities of each of the four sawfly species and on their proportional representation on willow clones. Analyses also showed that the total community structure (proportions of species) varied among clones. Proportional overlap values showed that two the of willow clones differed markedly from the others regarding the predominant species on them. However, phenotypic correlations showed that the sawfly species were positively correlated among plants during 2 yr. Genotypic correlations were positive and mostly significant in 1985, but were mostly nonsignificant in 1986. Estimates of broad-sense heritability indicated that between 20 and 50% of variation in the density of two species, the stem galler (Euura lasiolepiis) and the leaf folder (Phyllocolpa sp.), was due to clone genotype, whereas only 9-28% of variation in the density of the leaf galler (Pontania sp.) and the petiole galler (Euura sp.) was due to clone genotype. Environmental variation due to spatial position of plants contributed little to variation in density of species in experiments in 1985, but was an important source of variation in 1986 for three species. As a consequence species proportion for all species varied significantly among rack positions of the willow pots. In 1986, clone x position interactions were not significant for species density or for species proportion, with the exception of the leaf folder, which showed marginal significance. Thus, there was little evidence of genotype x position interactions. These studies suggest that plant genetic variation may be an important variable influencing community structure of phytophagous insects on host plants with plant populations. Plant morphological traits that are important to sawfly oviposition in the field (e.g., mean shoot length) differed significantly among willow clones in both years and were correlated with the variation in density of three of the four sawfly species among all plants in both years. In 1985, correlations between shoot length and species density based on clone means were significant for all four species, but in 1986, no\u2026", "ISSN": "00129658", "page": "845-856", "volume": "69", "container-title": "Ecology", "title": "Genetic variation among plants and insect community structure: willows and sawflies", "issue": "3", "id": "ITEM-1"}}, {"uris": ["http://www.mendeley.com/documents/?uuid=e547ae0f-1d5f-4c88-9eaf-14f476fb8f0a"], "id": "ITEM-2", "itemData": {"type": "article-journal", "author": [{"given": "Colin M.", "dropping-particle": "", "suffix": "", "family": "Nichols-Orians", "parse-names": false, "non-dropping-particle": ""}, {"given": "Robert S.", "dropping-particle": "", "suffix": "", "family": "Fritz", "parse-names": false, "non-dropping-particle": ""}, {"given": "Thomas P.", "dropping-particle": "", "suffix": "", "family": "Clausen", "parse-names": false, "non-dropping-particle": ""}], "issued": {"date-parts": [["1993"]]}, "title": "The genetic basis for variation in the concentration of phenolic glycosides in Salix sericea: clonal variation and sex-based differences", "page": "535-542", "volume": "21", "container-title": "Biochemical Systematics and Ecology", "issue": "5", "id": "ITEM-2"}}], "properties": {"noteIndex": 0}, "schema": "https://github.com/citation-style-language/schema/raw/master/csl-citation.json"}</w:instrText>
      </w:r>
      <w:r w:rsidR="009D6A0D">
        <w:rPr>
          <w:rFonts w:ascii="Times New Roman" w:hAnsi="Times New Roman"/>
        </w:rPr>
        <w:fldChar w:fldCharType="separate"/>
      </w:r>
      <w:r w:rsidR="00AB688D" w:rsidRPr="00AB688D">
        <w:rPr>
          <w:rFonts w:ascii="Times New Roman" w:hAnsi="Times New Roman"/>
          <w:noProof/>
        </w:rPr>
        <w:t>(Fritz &amp; Price, 1988; Nichols-Orians, Fritz, &amp; Clausen, 1993)</w:t>
      </w:r>
      <w:r w:rsidR="009D6A0D">
        <w:rPr>
          <w:rFonts w:ascii="Times New Roman" w:hAnsi="Times New Roman"/>
        </w:rPr>
        <w:fldChar w:fldCharType="end"/>
      </w:r>
      <w:r w:rsidR="003B008D">
        <w:rPr>
          <w:rFonts w:ascii="Times New Roman" w:hAnsi="Times New Roman"/>
        </w:rPr>
        <w:t xml:space="preserve">, which corresponds to variation in susceptibility to </w:t>
      </w:r>
      <w:r w:rsidR="003D5DA4">
        <w:rPr>
          <w:rFonts w:ascii="Times New Roman" w:hAnsi="Times New Roman"/>
        </w:rPr>
        <w:t xml:space="preserve">diverse communities of associated </w:t>
      </w:r>
      <w:r w:rsidR="00F874B9">
        <w:rPr>
          <w:rFonts w:ascii="Times New Roman" w:hAnsi="Times New Roman"/>
        </w:rPr>
        <w:t>herbivorous</w:t>
      </w:r>
      <w:r w:rsidR="003B008D">
        <w:rPr>
          <w:rFonts w:ascii="Times New Roman" w:hAnsi="Times New Roman"/>
        </w:rPr>
        <w:t xml:space="preserve"> insects (Barbour et al. </w:t>
      </w:r>
      <w:r w:rsidR="001A78F9" w:rsidRPr="001A78F9">
        <w:rPr>
          <w:rFonts w:ascii="Times New Roman" w:hAnsi="Times New Roman"/>
          <w:i/>
        </w:rPr>
        <w:t>in press</w:t>
      </w:r>
      <w:r w:rsidR="003B008D">
        <w:rPr>
          <w:rFonts w:ascii="Times New Roman" w:hAnsi="Times New Roman"/>
        </w:rPr>
        <w:t xml:space="preserve">). </w:t>
      </w:r>
      <w:r w:rsidR="003D5DA4">
        <w:rPr>
          <w:rFonts w:ascii="Times New Roman" w:hAnsi="Times New Roman"/>
        </w:rPr>
        <w:t>Prior studies in other willow species have also</w:t>
      </w:r>
      <w:r w:rsidR="003B008D">
        <w:rPr>
          <w:rFonts w:ascii="Times New Roman" w:hAnsi="Times New Roman"/>
        </w:rPr>
        <w:t xml:space="preserve"> shown that </w:t>
      </w:r>
      <w:r w:rsidR="003D5DA4">
        <w:rPr>
          <w:rFonts w:ascii="Times New Roman" w:hAnsi="Times New Roman"/>
        </w:rPr>
        <w:t>genetic variation can influence the</w:t>
      </w:r>
      <w:r w:rsidR="003B008D">
        <w:rPr>
          <w:rFonts w:ascii="Times New Roman" w:hAnsi="Times New Roman"/>
        </w:rPr>
        <w:t xml:space="preserve"> strength of pairwise trophic interactions between</w:t>
      </w:r>
      <w:r w:rsidR="003D5DA4">
        <w:rPr>
          <w:rFonts w:ascii="Times New Roman" w:hAnsi="Times New Roman"/>
        </w:rPr>
        <w:t xml:space="preserve"> </w:t>
      </w:r>
      <w:r w:rsidR="00F874B9">
        <w:rPr>
          <w:rFonts w:ascii="Times New Roman" w:hAnsi="Times New Roman"/>
        </w:rPr>
        <w:t>herbivores</w:t>
      </w:r>
      <w:r w:rsidR="003B008D">
        <w:rPr>
          <w:rFonts w:ascii="Times New Roman" w:hAnsi="Times New Roman"/>
        </w:rPr>
        <w:t xml:space="preserve"> and their natural enemies </w:t>
      </w:r>
      <w:r w:rsidR="009D6A0D">
        <w:rPr>
          <w:rFonts w:ascii="Times New Roman" w:hAnsi="Times New Roman"/>
        </w:rPr>
        <w:fldChar w:fldCharType="begin"/>
      </w:r>
      <w:r w:rsidR="00026265">
        <w:rPr>
          <w:rFonts w:ascii="Times New Roman" w:hAnsi="Times New Roman"/>
        </w:rPr>
        <w:instrText>ADDIN CSL_CITATION {"mendeley": {"previouslyFormattedCitation": "(Craig, Itami, &amp; Price, 1990; Fritz, 1995)"}, "citationItems": [{"uris": ["http://www.mendeley.com/documents/?uuid=c523d9da-4169-4662-8c13-0c993905124c"], "id": "ITEM-1", "itemData": {"volume": "71", "publisher": "JSTOR", "type": "article-journal", "author": [{"given": "Timothy P.", "dropping-particle": "", "suffix": "", "family": "Craig", "parse-names": false, "non-dropping-particle": ""}, {"given": "Joanne K.", "dropping-particle": "", "suffix": "", "family": "Itami", "parse-names": false, "non-dropping-particle": ""}, {"given": "Peter W.", "dropping-particle": "", "suffix": "", "family": "Price", "parse-names": false, "non-dropping-particle": ""}], "issued": {"date-parts": [["1990"]]}, "title": "The window of vulnerability of a shoot-galling sawfly to attack by a parasitoid", "page": "1471\u20131482", "note": "Ichneumonid parasitoid attacked a limited range of gall sizes and ages (ages related to position on shoot).  This parasitoid tracked vulnerable-aged galls.\n        \nWillow genotype had an influence on the rate of gall toughening, which produced different-sized windows and contributed to variation in parasitism rates among Euura populations on different clones.\n        \nDidn't find much support for ovipositer limiation hypothesis.\n        \nUsed direct observation of parasitoids, but supplemented with experiments.\n        \nMeasured gall toughness with Voland Texture Analyzer.\n        \nEvidence from this paper that Lathrostizus euurae is a generalist parasitoid (attacking Pontania pacifica as well).\n        \nData based off 3 clones", "container-title": "Ecology", "issue": "4", "id": "ITEM-1"}}, {"uris": ["http://www.mendeley.com/documents/?uuid=8b54e774-0729-45c1-aeb7-6d4864a921af"], "id": "ITEM-2", "itemData": {"DOI": "10.1111/j.1365-2311.1995.tb00424.x", "type": "article-journal", "author": [{"given": "Robert S.", "dropping-particle": "", "suffix": "", "family": "Fritz", "parse-names": false, "non-dropping-particle": ""}], "issued": {"date-parts": [["1995", "2"]]}, "ISSN": "0307-6946", "page": "18-26", "volume": "20", "container-title": "Ecological Entomology", "title": "Direct and indirect effects of plant genetic variation on enemy impact", "issue": "1", "id": "ITEM-2"}}], "properties": {"noteIndex": 0}, "schema": "https://github.com/citation-style-language/schema/raw/master/csl-citation.json"}</w:instrText>
      </w:r>
      <w:r w:rsidR="009D6A0D">
        <w:rPr>
          <w:rFonts w:ascii="Times New Roman" w:hAnsi="Times New Roman"/>
        </w:rPr>
        <w:fldChar w:fldCharType="separate"/>
      </w:r>
      <w:r w:rsidR="00AB688D" w:rsidRPr="00AB688D">
        <w:rPr>
          <w:rFonts w:ascii="Times New Roman" w:hAnsi="Times New Roman"/>
          <w:noProof/>
        </w:rPr>
        <w:t>(Craig, Itami, &amp; Price, 1990; Fritz, 1995)</w:t>
      </w:r>
      <w:r w:rsidR="009D6A0D">
        <w:rPr>
          <w:rFonts w:ascii="Times New Roman" w:hAnsi="Times New Roman"/>
        </w:rPr>
        <w:fldChar w:fldCharType="end"/>
      </w:r>
      <w:r w:rsidR="00AB688D">
        <w:rPr>
          <w:rFonts w:ascii="Times New Roman" w:hAnsi="Times New Roman"/>
        </w:rPr>
        <w:t xml:space="preserve">. </w:t>
      </w:r>
      <w:r w:rsidR="003D5DA4">
        <w:rPr>
          <w:rFonts w:ascii="Times New Roman" w:hAnsi="Times New Roman"/>
        </w:rPr>
        <w:t xml:space="preserve">Therefore, </w:t>
      </w:r>
      <w:r w:rsidR="003D5DA4" w:rsidRPr="006776CD">
        <w:rPr>
          <w:rFonts w:ascii="Times New Roman" w:hAnsi="Times New Roman"/>
          <w:i/>
        </w:rPr>
        <w:t>S</w:t>
      </w:r>
      <w:r w:rsidR="003D5DA4">
        <w:rPr>
          <w:rFonts w:ascii="Times New Roman" w:hAnsi="Times New Roman"/>
          <w:i/>
        </w:rPr>
        <w:t>.</w:t>
      </w:r>
      <w:r w:rsidR="003D5DA4" w:rsidRPr="006776CD">
        <w:rPr>
          <w:rFonts w:ascii="Times New Roman" w:hAnsi="Times New Roman"/>
          <w:i/>
        </w:rPr>
        <w:t xml:space="preserve"> </w:t>
      </w:r>
      <w:proofErr w:type="spellStart"/>
      <w:r w:rsidR="003D5DA4" w:rsidRPr="006776CD">
        <w:rPr>
          <w:rFonts w:ascii="Times New Roman" w:hAnsi="Times New Roman"/>
          <w:i/>
        </w:rPr>
        <w:t>hookeriana</w:t>
      </w:r>
      <w:proofErr w:type="spellEnd"/>
      <w:r w:rsidR="003D5DA4">
        <w:rPr>
          <w:rFonts w:ascii="Times New Roman" w:hAnsi="Times New Roman"/>
        </w:rPr>
        <w:t xml:space="preserve"> represents an ideal system for studying the effects of host-plant genetics on herbivore-parasitoid interaction </w:t>
      </w:r>
      <w:commentRangeStart w:id="60"/>
      <w:r w:rsidR="003D5DA4">
        <w:rPr>
          <w:rFonts w:ascii="Times New Roman" w:hAnsi="Times New Roman"/>
        </w:rPr>
        <w:t>networks</w:t>
      </w:r>
      <w:commentRangeEnd w:id="60"/>
      <w:r w:rsidR="00AB688D">
        <w:rPr>
          <w:rStyle w:val="CommentReference"/>
          <w:vanish/>
        </w:rPr>
        <w:commentReference w:id="60"/>
      </w:r>
      <w:r w:rsidR="003D5DA4">
        <w:rPr>
          <w:rFonts w:ascii="Times New Roman" w:hAnsi="Times New Roman"/>
        </w:rPr>
        <w:t>.</w:t>
      </w:r>
    </w:p>
    <w:p w:rsidR="00B05144" w:rsidRDefault="00B05144" w:rsidP="005110A6">
      <w:pPr>
        <w:spacing w:line="480" w:lineRule="auto"/>
        <w:rPr>
          <w:rFonts w:ascii="Times New Roman" w:hAnsi="Times New Roman"/>
        </w:rPr>
      </w:pPr>
    </w:p>
    <w:p w:rsidR="00B05144" w:rsidRDefault="00B05144" w:rsidP="005110A6">
      <w:pPr>
        <w:spacing w:line="480" w:lineRule="auto"/>
        <w:rPr>
          <w:rFonts w:ascii="Times New Roman" w:hAnsi="Times New Roman"/>
        </w:rPr>
      </w:pPr>
      <w:r>
        <w:rPr>
          <w:rFonts w:ascii="Times New Roman" w:hAnsi="Times New Roman"/>
        </w:rPr>
        <w:t xml:space="preserve">The </w:t>
      </w:r>
      <w:r w:rsidR="00D06103">
        <w:rPr>
          <w:rFonts w:ascii="Times New Roman" w:hAnsi="Times New Roman"/>
        </w:rPr>
        <w:t>focal herbivore community</w:t>
      </w:r>
      <w:r>
        <w:rPr>
          <w:rFonts w:ascii="Times New Roman" w:hAnsi="Times New Roman"/>
        </w:rPr>
        <w:t xml:space="preserve"> </w:t>
      </w:r>
      <w:r w:rsidR="00D06103">
        <w:rPr>
          <w:rFonts w:ascii="Times New Roman" w:hAnsi="Times New Roman"/>
        </w:rPr>
        <w:t xml:space="preserve">consisted of </w:t>
      </w:r>
      <w:commentRangeStart w:id="61"/>
      <w:r w:rsidR="00D06103">
        <w:rPr>
          <w:rFonts w:ascii="Times New Roman" w:hAnsi="Times New Roman"/>
        </w:rPr>
        <w:t>all</w:t>
      </w:r>
      <w:commentRangeEnd w:id="61"/>
      <w:r w:rsidR="00AB688D">
        <w:rPr>
          <w:rStyle w:val="CommentReference"/>
          <w:vanish/>
        </w:rPr>
        <w:commentReference w:id="61"/>
      </w:r>
      <w:r w:rsidR="00D06103">
        <w:rPr>
          <w:rFonts w:ascii="Times New Roman" w:hAnsi="Times New Roman"/>
        </w:rPr>
        <w:t xml:space="preserve"> the species that induce closed galls on the leaves, buds, or shoots of </w:t>
      </w:r>
      <w:r w:rsidR="00D06103">
        <w:rPr>
          <w:rFonts w:ascii="Times New Roman" w:hAnsi="Times New Roman"/>
          <w:i/>
        </w:rPr>
        <w:t xml:space="preserve">S. </w:t>
      </w:r>
      <w:proofErr w:type="spellStart"/>
      <w:r w:rsidR="00D06103">
        <w:rPr>
          <w:rFonts w:ascii="Times New Roman" w:hAnsi="Times New Roman"/>
          <w:i/>
        </w:rPr>
        <w:t>hookeriana</w:t>
      </w:r>
      <w:proofErr w:type="spellEnd"/>
      <w:r w:rsidR="00AB688D">
        <w:rPr>
          <w:rFonts w:ascii="Times New Roman" w:hAnsi="Times New Roman"/>
          <w:i/>
        </w:rPr>
        <w:t xml:space="preserve"> </w:t>
      </w:r>
      <w:r w:rsidR="00AB688D">
        <w:rPr>
          <w:rFonts w:ascii="Times New Roman" w:hAnsi="Times New Roman"/>
        </w:rPr>
        <w:t>at our study site</w:t>
      </w:r>
      <w:r w:rsidR="00D06103">
        <w:rPr>
          <w:rFonts w:ascii="Times New Roman" w:hAnsi="Times New Roman"/>
        </w:rPr>
        <w:t>. These herbivores included four species of gall midges</w:t>
      </w:r>
      <w:r w:rsidR="006E410A" w:rsidRPr="006776CD">
        <w:rPr>
          <w:rFonts w:ascii="Times New Roman" w:hAnsi="Times New Roman"/>
        </w:rPr>
        <w:t xml:space="preserve"> (Family</w:t>
      </w:r>
      <w:r w:rsidR="00AB688D">
        <w:rPr>
          <w:rFonts w:ascii="Times New Roman" w:hAnsi="Times New Roman"/>
        </w:rPr>
        <w:t>:</w:t>
      </w:r>
      <w:r w:rsidR="006E410A" w:rsidRPr="006776CD">
        <w:rPr>
          <w:rFonts w:ascii="Times New Roman" w:hAnsi="Times New Roman"/>
        </w:rPr>
        <w:t xml:space="preserve"> </w:t>
      </w:r>
      <w:proofErr w:type="spellStart"/>
      <w:r w:rsidR="006E410A" w:rsidRPr="006776CD">
        <w:rPr>
          <w:rFonts w:ascii="Times New Roman" w:hAnsi="Times New Roman"/>
        </w:rPr>
        <w:t>Cecidomyiidae</w:t>
      </w:r>
      <w:proofErr w:type="spellEnd"/>
      <w:r w:rsidR="006E410A" w:rsidRPr="006776CD">
        <w:rPr>
          <w:rFonts w:ascii="Times New Roman" w:hAnsi="Times New Roman"/>
        </w:rPr>
        <w:t>)</w:t>
      </w:r>
      <w:r w:rsidR="006E410A">
        <w:rPr>
          <w:rFonts w:ascii="Times New Roman" w:hAnsi="Times New Roman"/>
        </w:rPr>
        <w:t xml:space="preserve"> and a</w:t>
      </w:r>
      <w:r w:rsidR="006E410A" w:rsidRPr="006776CD">
        <w:rPr>
          <w:rFonts w:ascii="Times New Roman" w:hAnsi="Times New Roman"/>
        </w:rPr>
        <w:t xml:space="preserve"> leaf galling sawfly </w:t>
      </w:r>
      <w:proofErr w:type="spellStart"/>
      <w:r w:rsidR="006E410A" w:rsidRPr="006776CD">
        <w:rPr>
          <w:rFonts w:ascii="Times New Roman" w:hAnsi="Times New Roman"/>
          <w:i/>
        </w:rPr>
        <w:t>Pontania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californica</w:t>
      </w:r>
      <w:proofErr w:type="spellEnd"/>
      <w:r w:rsidR="006E410A" w:rsidRPr="006776CD">
        <w:rPr>
          <w:rFonts w:ascii="Times New Roman" w:hAnsi="Times New Roman"/>
        </w:rPr>
        <w:t xml:space="preserve"> (Family: </w:t>
      </w:r>
      <w:proofErr w:type="spellStart"/>
      <w:r w:rsidR="006E410A" w:rsidRPr="006776CD">
        <w:rPr>
          <w:rFonts w:ascii="Times New Roman" w:hAnsi="Times New Roman"/>
        </w:rPr>
        <w:t>Tenthredinidae</w:t>
      </w:r>
      <w:proofErr w:type="spellEnd"/>
      <w:r w:rsidR="00571EEB">
        <w:rPr>
          <w:rFonts w:ascii="Times New Roman" w:hAnsi="Times New Roman"/>
        </w:rPr>
        <w:t>)</w:t>
      </w:r>
      <w:r w:rsidR="006E410A">
        <w:rPr>
          <w:rFonts w:ascii="Times New Roman" w:hAnsi="Times New Roman"/>
        </w:rPr>
        <w:t>. Gall midges</w:t>
      </w:r>
      <w:r w:rsidR="006E410A" w:rsidRPr="006776CD">
        <w:rPr>
          <w:rFonts w:ascii="Times New Roman" w:hAnsi="Times New Roman"/>
        </w:rPr>
        <w:t xml:space="preserve"> included the leaf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Iteomyia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salicisverruca</w:t>
      </w:r>
      <w:proofErr w:type="spellEnd"/>
      <w:r w:rsidR="006E410A" w:rsidRPr="006776CD">
        <w:rPr>
          <w:rFonts w:ascii="Times New Roman" w:hAnsi="Times New Roman"/>
          <w:i/>
        </w:rPr>
        <w:t xml:space="preserve"> </w:t>
      </w:r>
      <w:r w:rsidR="006E410A" w:rsidRPr="006776CD">
        <w:rPr>
          <w:rFonts w:ascii="Times New Roman" w:hAnsi="Times New Roman"/>
        </w:rPr>
        <w:t xml:space="preserve">(hereafter </w:t>
      </w:r>
      <w:proofErr w:type="spellStart"/>
      <w:r w:rsidR="006E410A" w:rsidRPr="006776CD">
        <w:rPr>
          <w:rFonts w:ascii="Times New Roman" w:hAnsi="Times New Roman"/>
          <w:i/>
        </w:rPr>
        <w:t>Iteomyia</w:t>
      </w:r>
      <w:proofErr w:type="spellEnd"/>
      <w:r w:rsidR="006E410A" w:rsidRPr="006776CD">
        <w:rPr>
          <w:rFonts w:ascii="Times New Roman" w:hAnsi="Times New Roman"/>
        </w:rPr>
        <w:t xml:space="preserve">), bud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Rabdophaga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salicisbrassicoides</w:t>
      </w:r>
      <w:proofErr w:type="spellEnd"/>
      <w:r w:rsidR="006E410A">
        <w:rPr>
          <w:rFonts w:ascii="Times New Roman" w:hAnsi="Times New Roman"/>
        </w:rPr>
        <w:t>, shoot</w:t>
      </w:r>
      <w:r w:rsidR="006E410A" w:rsidRPr="006776CD">
        <w:rPr>
          <w:rFonts w:ascii="Times New Roman" w:hAnsi="Times New Roman"/>
        </w:rPr>
        <w:t xml:space="preserve"> </w:t>
      </w:r>
      <w:proofErr w:type="spellStart"/>
      <w:r w:rsidR="006E410A" w:rsidRPr="006776CD">
        <w:rPr>
          <w:rFonts w:ascii="Times New Roman" w:hAnsi="Times New Roman"/>
        </w:rPr>
        <w:t>galler</w:t>
      </w:r>
      <w:proofErr w:type="spellEnd"/>
      <w:r w:rsidR="006E410A" w:rsidRPr="006776CD">
        <w:rPr>
          <w:rFonts w:ascii="Times New Roman" w:hAnsi="Times New Roman"/>
        </w:rPr>
        <w:t xml:space="preserve"> </w:t>
      </w:r>
      <w:proofErr w:type="spellStart"/>
      <w:r w:rsidR="006E410A" w:rsidRPr="006776CD">
        <w:rPr>
          <w:rFonts w:ascii="Times New Roman" w:hAnsi="Times New Roman"/>
          <w:i/>
        </w:rPr>
        <w:t>Rabdophaga</w:t>
      </w:r>
      <w:proofErr w:type="spellEnd"/>
      <w:r w:rsidR="006E410A" w:rsidRPr="006776CD">
        <w:rPr>
          <w:rFonts w:ascii="Times New Roman" w:hAnsi="Times New Roman"/>
          <w:i/>
        </w:rPr>
        <w:t xml:space="preserve"> </w:t>
      </w:r>
      <w:proofErr w:type="spellStart"/>
      <w:r w:rsidR="006E410A" w:rsidRPr="006776CD">
        <w:rPr>
          <w:rFonts w:ascii="Times New Roman" w:hAnsi="Times New Roman"/>
          <w:i/>
        </w:rPr>
        <w:t>salicisbattatus</w:t>
      </w:r>
      <w:proofErr w:type="spellEnd"/>
      <w:r w:rsidR="006E410A" w:rsidRPr="006776CD">
        <w:rPr>
          <w:rFonts w:ascii="Times New Roman" w:hAnsi="Times New Roman"/>
        </w:rPr>
        <w:t xml:space="preserve">, </w:t>
      </w:r>
      <w:r w:rsidR="006E410A">
        <w:rPr>
          <w:rFonts w:ascii="Times New Roman" w:hAnsi="Times New Roman"/>
        </w:rPr>
        <w:t xml:space="preserve">and an </w:t>
      </w:r>
      <w:proofErr w:type="spellStart"/>
      <w:r w:rsidR="006E410A">
        <w:rPr>
          <w:rFonts w:ascii="Times New Roman" w:hAnsi="Times New Roman"/>
        </w:rPr>
        <w:t>undescribed</w:t>
      </w:r>
      <w:proofErr w:type="spellEnd"/>
      <w:r w:rsidR="006E410A">
        <w:rPr>
          <w:rFonts w:ascii="Times New Roman" w:hAnsi="Times New Roman"/>
        </w:rPr>
        <w:t xml:space="preserve"> shoot gall (</w:t>
      </w:r>
      <w:proofErr w:type="spellStart"/>
      <w:r w:rsidR="00AE43D1" w:rsidRPr="00586B5B">
        <w:rPr>
          <w:rFonts w:ascii="Times New Roman" w:hAnsi="Times New Roman"/>
        </w:rPr>
        <w:t>Cecidomyiid</w:t>
      </w:r>
      <w:proofErr w:type="spellEnd"/>
      <w:r w:rsidR="006E410A">
        <w:rPr>
          <w:rFonts w:ascii="Times New Roman" w:hAnsi="Times New Roman"/>
        </w:rPr>
        <w:t xml:space="preserve"> </w:t>
      </w:r>
      <w:proofErr w:type="gramStart"/>
      <w:r w:rsidR="006E410A">
        <w:rPr>
          <w:rFonts w:ascii="Times New Roman" w:hAnsi="Times New Roman"/>
        </w:rPr>
        <w:t>sp</w:t>
      </w:r>
      <w:proofErr w:type="gramEnd"/>
      <w:r w:rsidR="006E410A">
        <w:rPr>
          <w:rFonts w:ascii="Times New Roman" w:hAnsi="Times New Roman"/>
        </w:rPr>
        <w:t>. A)</w:t>
      </w:r>
      <w:r w:rsidR="00C5418D">
        <w:rPr>
          <w:rFonts w:ascii="Times New Roman" w:hAnsi="Times New Roman"/>
        </w:rPr>
        <w:t xml:space="preserve"> </w:t>
      </w:r>
      <w:proofErr w:type="gramStart"/>
      <w:r w:rsidR="006E410A">
        <w:rPr>
          <w:rFonts w:ascii="Times New Roman" w:hAnsi="Times New Roman"/>
        </w:rPr>
        <w:t>that</w:t>
      </w:r>
      <w:proofErr w:type="gramEnd"/>
      <w:r w:rsidR="006E410A">
        <w:rPr>
          <w:rFonts w:ascii="Times New Roman" w:hAnsi="Times New Roman"/>
        </w:rPr>
        <w:t xml:space="preserve"> occurs at the apex of willow shoots (Plate 1, supplement</w:t>
      </w:r>
      <w:r w:rsidR="00F874B9">
        <w:rPr>
          <w:rFonts w:ascii="Times New Roman" w:hAnsi="Times New Roman"/>
        </w:rPr>
        <w:t>)</w:t>
      </w:r>
      <w:r w:rsidR="009D6A0D">
        <w:rPr>
          <w:rFonts w:ascii="Times New Roman" w:hAnsi="Times New Roman"/>
        </w:rPr>
        <w:fldChar w:fldCharType="begin"/>
      </w:r>
      <w:r w:rsidR="00026265">
        <w:rPr>
          <w:rFonts w:ascii="Times New Roman" w:hAnsi="Times New Roman"/>
        </w:rPr>
        <w:instrText>ADDIN CSL_CITATION {"mendeley": {"previouslyFormattedCitation": "(for details on their biology, see Caltagirone, 1964; Gagn\u00e9, 1989; Russo, 2006)"}, "citationItems": [{"prefix": "for details on their biology, see ", "uris": ["http://www.mendeley.com/documents/?uuid=e3bfa53a-8452-4885-9348-a80ff5730bd9"], "id": "ITEM-1", "itemData": {"publisher": "Entomological Society of America", "type": "article-journal", "author": [{"given": "L. E.", "dropping-particle": "", "suffix": "", "family": "Caltagirone", "parse-names": false, "non-dropping-particle": ""}], "issued": {"date-parts": [["1964"]]}, "title": "Notes on the biology, parasites, and inquilines of Pontania pacifica (Hymenoptera: Tenthredinidae), a leaf-gall incitant on Salix lasiolepis", "page": "279\u2013291", "volume": "57", "container-title": "Annals of the Entomological Society of America", "issue": "3", "id": "ITEM-1"}}, {"uris": ["http://www.mendeley.com/documents/?uuid=32b1c828-5156-4c57-8745-dba2cbdc424a"], "id": "ITEM-2", "itemData": {"publisher": "Cornell University Press", "publisher-place": "Ithaca", "title": "The plant-feeding gall midges of North America", "issued": {"date-parts": [["1989"]]}, "author": [{"given": "Raymond J.", "dropping-particle": "", "suffix": "", "family": "Gagn\u00e9", "parse-names": false, "non-dropping-particle": ""}], "type": "book", "id": "ITEM-2"}}, {"uris": ["http://www.mendeley.com/documents/?uuid=d85bbf4b-547a-4edb-a339-ac8962b0c6b6"], "id": "ITEM-3", "itemData": {"publisher": "University of California Press", "publisher-place": "Berkeley and Los Angeles", "title": "Field guide to plant galls of California and other Western states", "issued": {"date-parts": [["2006"]]}, "author": [{"given": "Ron", "dropping-particle": "", "suffix": "", "family": "Russo", "parse-names": false, "non-dropping-particle": ""}], "type": "book", "id": "ITEM-3"}}], "properties": {"noteIndex": 0}, "schema": "https://github.com/citation-style-language/schema/raw/master/csl-citation.json"}</w:instrText>
      </w:r>
      <w:r w:rsidR="009D6A0D">
        <w:rPr>
          <w:rFonts w:ascii="Times New Roman" w:hAnsi="Times New Roman"/>
        </w:rPr>
        <w:fldChar w:fldCharType="separate"/>
      </w:r>
      <w:r w:rsidR="00AB688D" w:rsidRPr="00AB688D">
        <w:rPr>
          <w:rFonts w:ascii="Times New Roman" w:hAnsi="Times New Roman"/>
          <w:noProof/>
        </w:rPr>
        <w:t>(for details on their biology, see Caltagirone, 1964; Gagné, 1989; Russo, 2006)</w:t>
      </w:r>
      <w:r w:rsidR="009D6A0D">
        <w:rPr>
          <w:rFonts w:ascii="Times New Roman" w:hAnsi="Times New Roman"/>
        </w:rPr>
        <w:fldChar w:fldCharType="end"/>
      </w:r>
      <w:r w:rsidR="00571EEB">
        <w:rPr>
          <w:rFonts w:ascii="Times New Roman" w:hAnsi="Times New Roman"/>
        </w:rPr>
        <w:t>.</w:t>
      </w:r>
    </w:p>
    <w:p w:rsidR="00B05144" w:rsidRDefault="00B05144" w:rsidP="005110A6">
      <w:pPr>
        <w:spacing w:line="480" w:lineRule="auto"/>
        <w:rPr>
          <w:rFonts w:ascii="Times New Roman" w:hAnsi="Times New Roman"/>
        </w:rPr>
      </w:pPr>
    </w:p>
    <w:p w:rsidR="006754A5" w:rsidRDefault="009D288E" w:rsidP="005110A6">
      <w:pPr>
        <w:spacing w:line="480" w:lineRule="auto"/>
        <w:rPr>
          <w:rFonts w:ascii="Times New Roman" w:hAnsi="Times New Roman"/>
        </w:rPr>
      </w:pPr>
      <w:commentRangeStart w:id="62"/>
      <w:r>
        <w:rPr>
          <w:rFonts w:ascii="Times New Roman" w:hAnsi="Times New Roman"/>
        </w:rPr>
        <w:t xml:space="preserve">The closed </w:t>
      </w:r>
      <w:commentRangeStart w:id="63"/>
      <w:r w:rsidR="00735FFE">
        <w:rPr>
          <w:rFonts w:ascii="Times New Roman" w:hAnsi="Times New Roman"/>
        </w:rPr>
        <w:t>morphology</w:t>
      </w:r>
      <w:commentRangeEnd w:id="63"/>
      <w:r w:rsidR="008F6119">
        <w:rPr>
          <w:rStyle w:val="CommentReference"/>
          <w:vanish/>
        </w:rPr>
        <w:commentReference w:id="63"/>
      </w:r>
      <w:r w:rsidR="00735FFE">
        <w:rPr>
          <w:rFonts w:ascii="Times New Roman" w:hAnsi="Times New Roman"/>
        </w:rPr>
        <w:t xml:space="preserve"> </w:t>
      </w:r>
      <w:r>
        <w:rPr>
          <w:rFonts w:ascii="Times New Roman" w:hAnsi="Times New Roman"/>
        </w:rPr>
        <w:t xml:space="preserve">of </w:t>
      </w:r>
      <w:r w:rsidR="00C5418D">
        <w:rPr>
          <w:rFonts w:ascii="Times New Roman" w:hAnsi="Times New Roman"/>
        </w:rPr>
        <w:t xml:space="preserve">these </w:t>
      </w:r>
      <w:r>
        <w:rPr>
          <w:rFonts w:ascii="Times New Roman" w:hAnsi="Times New Roman"/>
        </w:rPr>
        <w:t>gall</w:t>
      </w:r>
      <w:r w:rsidR="00C5418D">
        <w:rPr>
          <w:rFonts w:ascii="Times New Roman" w:hAnsi="Times New Roman"/>
        </w:rPr>
        <w:t xml:space="preserve"> species</w:t>
      </w:r>
      <w:r>
        <w:rPr>
          <w:rFonts w:ascii="Times New Roman" w:hAnsi="Times New Roman"/>
        </w:rPr>
        <w:t xml:space="preserve"> restricts the n</w:t>
      </w:r>
      <w:r w:rsidR="00D06103">
        <w:rPr>
          <w:rFonts w:ascii="Times New Roman" w:hAnsi="Times New Roman"/>
        </w:rPr>
        <w:t>atural enemy community</w:t>
      </w:r>
      <w:commentRangeEnd w:id="62"/>
      <w:r w:rsidR="00B05144">
        <w:rPr>
          <w:rStyle w:val="CommentReference"/>
        </w:rPr>
        <w:commentReference w:id="62"/>
      </w:r>
      <w:r w:rsidR="00D06103">
        <w:rPr>
          <w:rFonts w:ascii="Times New Roman" w:hAnsi="Times New Roman"/>
        </w:rPr>
        <w:t xml:space="preserve"> to </w:t>
      </w:r>
      <w:r>
        <w:rPr>
          <w:rFonts w:ascii="Times New Roman" w:hAnsi="Times New Roman"/>
        </w:rPr>
        <w:t>eight species of insects that can successfully locate and attack herbivore larva within these galls. These eight species consist of seven parasitoid wasps (</w:t>
      </w:r>
      <w:proofErr w:type="spellStart"/>
      <w:r w:rsidR="00D4699B">
        <w:rPr>
          <w:rFonts w:ascii="Times New Roman" w:hAnsi="Times New Roman"/>
        </w:rPr>
        <w:t>Chalcidoidea</w:t>
      </w:r>
      <w:proofErr w:type="spellEnd"/>
      <w:r w:rsidR="00D4699B">
        <w:rPr>
          <w:rFonts w:ascii="Times New Roman" w:hAnsi="Times New Roman"/>
        </w:rPr>
        <w:t xml:space="preserve"> = </w:t>
      </w:r>
      <w:r w:rsidR="00586B5B">
        <w:rPr>
          <w:rFonts w:ascii="Times New Roman" w:hAnsi="Times New Roman"/>
        </w:rPr>
        <w:t>5</w:t>
      </w:r>
      <w:r w:rsidR="00D4699B">
        <w:rPr>
          <w:rFonts w:ascii="Times New Roman" w:hAnsi="Times New Roman"/>
        </w:rPr>
        <w:t xml:space="preserve"> sp.; </w:t>
      </w:r>
      <w:proofErr w:type="spellStart"/>
      <w:r w:rsidR="00D4699B">
        <w:rPr>
          <w:rFonts w:ascii="Times New Roman" w:hAnsi="Times New Roman"/>
        </w:rPr>
        <w:t>Platygastroidea</w:t>
      </w:r>
      <w:proofErr w:type="spellEnd"/>
      <w:r w:rsidR="00D4699B">
        <w:rPr>
          <w:rFonts w:ascii="Times New Roman" w:hAnsi="Times New Roman"/>
        </w:rPr>
        <w:t xml:space="preserve"> = 1 sp.; </w:t>
      </w:r>
      <w:proofErr w:type="spellStart"/>
      <w:r w:rsidR="00D4699B">
        <w:rPr>
          <w:rFonts w:ascii="Times New Roman" w:hAnsi="Times New Roman"/>
        </w:rPr>
        <w:t>Ichneumonoidea</w:t>
      </w:r>
      <w:proofErr w:type="spellEnd"/>
      <w:r w:rsidR="00D4699B">
        <w:rPr>
          <w:rFonts w:ascii="Times New Roman" w:hAnsi="Times New Roman"/>
        </w:rPr>
        <w:t xml:space="preserve"> = 1 sp.) and one predatory </w:t>
      </w:r>
      <w:proofErr w:type="spellStart"/>
      <w:r w:rsidR="00D4699B">
        <w:rPr>
          <w:rFonts w:ascii="Times New Roman" w:hAnsi="Times New Roman"/>
        </w:rPr>
        <w:t>Cecidomyiid</w:t>
      </w:r>
      <w:proofErr w:type="spellEnd"/>
      <w:r w:rsidR="00D4699B">
        <w:rPr>
          <w:rFonts w:ascii="Times New Roman" w:hAnsi="Times New Roman"/>
        </w:rPr>
        <w:t xml:space="preserve"> midge (</w:t>
      </w:r>
      <w:proofErr w:type="spellStart"/>
      <w:r w:rsidR="00D4699B">
        <w:rPr>
          <w:rFonts w:ascii="Times New Roman" w:hAnsi="Times New Roman"/>
          <w:i/>
        </w:rPr>
        <w:t>Lestodiplosis</w:t>
      </w:r>
      <w:proofErr w:type="spellEnd"/>
      <w:r w:rsidR="00D4699B">
        <w:rPr>
          <w:rFonts w:ascii="Times New Roman" w:hAnsi="Times New Roman"/>
          <w:i/>
        </w:rPr>
        <w:t xml:space="preserve"> </w:t>
      </w:r>
      <w:proofErr w:type="spellStart"/>
      <w:r w:rsidR="00D4699B">
        <w:rPr>
          <w:rFonts w:ascii="Times New Roman" w:hAnsi="Times New Roman"/>
          <w:i/>
        </w:rPr>
        <w:t>septemmaculata</w:t>
      </w:r>
      <w:proofErr w:type="spellEnd"/>
      <w:r w:rsidR="00D06103">
        <w:rPr>
          <w:rFonts w:ascii="Times New Roman" w:hAnsi="Times New Roman"/>
        </w:rPr>
        <w:t>)(</w:t>
      </w:r>
      <w:r w:rsidR="00D4699B">
        <w:rPr>
          <w:rFonts w:ascii="Times New Roman" w:hAnsi="Times New Roman"/>
        </w:rPr>
        <w:t xml:space="preserve">Table S1 contains details </w:t>
      </w:r>
      <w:r w:rsidR="00735FFE">
        <w:rPr>
          <w:rFonts w:ascii="Times New Roman" w:hAnsi="Times New Roman"/>
        </w:rPr>
        <w:t xml:space="preserve">on the biology of </w:t>
      </w:r>
      <w:r w:rsidR="00D4699B">
        <w:rPr>
          <w:rFonts w:ascii="Times New Roman" w:hAnsi="Times New Roman"/>
        </w:rPr>
        <w:t>this natural enemy community</w:t>
      </w:r>
      <w:r w:rsidR="00D06103">
        <w:rPr>
          <w:rFonts w:ascii="Times New Roman" w:hAnsi="Times New Roman"/>
        </w:rPr>
        <w:t>)</w:t>
      </w:r>
      <w:r w:rsidR="00D4699B">
        <w:rPr>
          <w:rFonts w:ascii="Times New Roman" w:hAnsi="Times New Roman"/>
        </w:rPr>
        <w:t>.</w:t>
      </w:r>
      <w:r w:rsidR="008157C8">
        <w:rPr>
          <w:rFonts w:ascii="Times New Roman" w:hAnsi="Times New Roman"/>
        </w:rPr>
        <w:t xml:space="preserve"> </w:t>
      </w:r>
    </w:p>
    <w:p w:rsidR="006754A5" w:rsidRDefault="006754A5" w:rsidP="005110A6">
      <w:pPr>
        <w:spacing w:line="480" w:lineRule="auto"/>
        <w:rPr>
          <w:rFonts w:ascii="Times New Roman" w:hAnsi="Times New Roman"/>
        </w:rPr>
      </w:pPr>
    </w:p>
    <w:p w:rsidR="004A6E84" w:rsidRPr="006776CD" w:rsidRDefault="004A6E84" w:rsidP="004A6E84">
      <w:pPr>
        <w:spacing w:line="480" w:lineRule="auto"/>
        <w:rPr>
          <w:rFonts w:ascii="Times New Roman" w:hAnsi="Times New Roman"/>
          <w:b/>
        </w:rPr>
      </w:pPr>
      <w:r w:rsidRPr="006776CD">
        <w:rPr>
          <w:rFonts w:ascii="Times New Roman" w:hAnsi="Times New Roman"/>
          <w:b/>
        </w:rPr>
        <w:t>Common garden</w:t>
      </w:r>
    </w:p>
    <w:p w:rsidR="00890EEE" w:rsidRDefault="00890EEE" w:rsidP="004A6E84">
      <w:pPr>
        <w:spacing w:line="480" w:lineRule="auto"/>
        <w:rPr>
          <w:rFonts w:ascii="Times New Roman" w:hAnsi="Times New Roman"/>
        </w:rPr>
      </w:pPr>
      <w:commentRangeStart w:id="64"/>
      <w:r>
        <w:rPr>
          <w:rFonts w:ascii="Times New Roman" w:hAnsi="Times New Roman"/>
        </w:rPr>
        <w:t>To</w:t>
      </w:r>
      <w:commentRangeEnd w:id="64"/>
      <w:r w:rsidR="00E06A55">
        <w:rPr>
          <w:rStyle w:val="CommentReference"/>
          <w:vanish/>
        </w:rPr>
        <w:commentReference w:id="64"/>
      </w:r>
      <w:r>
        <w:rPr>
          <w:rFonts w:ascii="Times New Roman" w:hAnsi="Times New Roman"/>
        </w:rPr>
        <w:t xml:space="preserve"> isolate the effects of plant genetic variation on herbivore-parasitoid network structure, we used </w:t>
      </w:r>
      <w:r w:rsidR="004A6E84" w:rsidRPr="006776CD">
        <w:rPr>
          <w:rFonts w:ascii="Times New Roman" w:hAnsi="Times New Roman"/>
        </w:rPr>
        <w:t>a common ga</w:t>
      </w:r>
      <w:r w:rsidR="004A6E84">
        <w:rPr>
          <w:rFonts w:ascii="Times New Roman" w:hAnsi="Times New Roman"/>
        </w:rPr>
        <w:t>rden</w:t>
      </w:r>
      <w:r>
        <w:rPr>
          <w:rFonts w:ascii="Times New Roman" w:hAnsi="Times New Roman"/>
        </w:rPr>
        <w:t xml:space="preserve"> experiment consisting</w:t>
      </w:r>
      <w:r w:rsidR="001F6BA3">
        <w:rPr>
          <w:rFonts w:ascii="Times New Roman" w:hAnsi="Times New Roman"/>
        </w:rPr>
        <w:t xml:space="preserve"> </w:t>
      </w:r>
      <w:r w:rsidR="004A6E84">
        <w:rPr>
          <w:rFonts w:ascii="Times New Roman" w:hAnsi="Times New Roman"/>
        </w:rPr>
        <w:t xml:space="preserve">of 26 different </w:t>
      </w:r>
      <w:r w:rsidR="004A6E84" w:rsidRPr="006776CD">
        <w:rPr>
          <w:rFonts w:ascii="Times New Roman" w:hAnsi="Times New Roman"/>
        </w:rPr>
        <w:t xml:space="preserve">genotypes of </w:t>
      </w:r>
      <w:r w:rsidR="004A6E84" w:rsidRPr="006776CD">
        <w:rPr>
          <w:rFonts w:ascii="Times New Roman" w:hAnsi="Times New Roman"/>
          <w:i/>
        </w:rPr>
        <w:t xml:space="preserve">S. </w:t>
      </w:r>
      <w:proofErr w:type="spellStart"/>
      <w:r w:rsidR="004A6E84" w:rsidRPr="006776CD">
        <w:rPr>
          <w:rFonts w:ascii="Times New Roman" w:hAnsi="Times New Roman"/>
          <w:i/>
        </w:rPr>
        <w:t>hookeriana</w:t>
      </w:r>
      <w:proofErr w:type="spellEnd"/>
      <w:r w:rsidR="004A6E84" w:rsidRPr="006776CD">
        <w:rPr>
          <w:rFonts w:ascii="Times New Roman" w:hAnsi="Times New Roman"/>
          <w:i/>
        </w:rPr>
        <w:t xml:space="preserve"> </w:t>
      </w:r>
      <w:r w:rsidR="004A6E84">
        <w:rPr>
          <w:rFonts w:ascii="Times New Roman" w:hAnsi="Times New Roman"/>
        </w:rPr>
        <w:t>(13 males; 13 females</w:t>
      </w:r>
      <w:r w:rsidR="004A6E84" w:rsidRPr="006776CD">
        <w:rPr>
          <w:rFonts w:ascii="Times New Roman" w:hAnsi="Times New Roman"/>
        </w:rPr>
        <w:t>)</w:t>
      </w:r>
      <w:r w:rsidR="00D06103">
        <w:rPr>
          <w:rFonts w:ascii="Times New Roman" w:hAnsi="Times New Roman"/>
        </w:rPr>
        <w:t>, located</w:t>
      </w:r>
      <w:r w:rsidR="004A6E84" w:rsidRPr="006776CD">
        <w:rPr>
          <w:rFonts w:ascii="Times New Roman" w:hAnsi="Times New Roman"/>
        </w:rPr>
        <w:t xml:space="preserve"> at Humboldt Bay National Wildlife Refuge (HBNWR) (40°40'53"N, 124°12'4"W) near </w:t>
      </w:r>
      <w:proofErr w:type="spellStart"/>
      <w:r w:rsidR="004A6E84" w:rsidRPr="006776CD">
        <w:rPr>
          <w:rFonts w:ascii="Times New Roman" w:hAnsi="Times New Roman"/>
        </w:rPr>
        <w:t>Loleta</w:t>
      </w:r>
      <w:proofErr w:type="spellEnd"/>
      <w:r w:rsidR="004A6E84" w:rsidRPr="006776CD">
        <w:rPr>
          <w:rFonts w:ascii="Times New Roman" w:hAnsi="Times New Roman"/>
        </w:rPr>
        <w:t xml:space="preserve">, California, USA. </w:t>
      </w:r>
      <w:r w:rsidR="008F6119">
        <w:rPr>
          <w:rFonts w:ascii="Times New Roman" w:hAnsi="Times New Roman"/>
        </w:rPr>
        <w:t xml:space="preserve">Willow genotypes were collected from </w:t>
      </w:r>
      <w:commentRangeStart w:id="65"/>
      <w:r w:rsidR="008F6119">
        <w:rPr>
          <w:rFonts w:ascii="Times New Roman" w:hAnsi="Times New Roman"/>
        </w:rPr>
        <w:t xml:space="preserve">a single population of willows </w:t>
      </w:r>
      <w:commentRangeEnd w:id="65"/>
      <w:r w:rsidR="008F6119">
        <w:rPr>
          <w:rStyle w:val="CommentReference"/>
          <w:vanish/>
        </w:rPr>
        <w:commentReference w:id="65"/>
      </w:r>
      <w:r w:rsidR="008F6119">
        <w:rPr>
          <w:rFonts w:ascii="Times New Roman" w:hAnsi="Times New Roman"/>
        </w:rPr>
        <w:t xml:space="preserve">growing around Humboldt Bay. </w:t>
      </w:r>
      <w:r w:rsidR="004A6E84">
        <w:rPr>
          <w:rFonts w:ascii="Times New Roman" w:hAnsi="Times New Roman"/>
        </w:rPr>
        <w:t xml:space="preserve">This </w:t>
      </w:r>
      <w:r w:rsidR="00BE4829" w:rsidRPr="006776CD">
        <w:rPr>
          <w:rFonts w:ascii="Times New Roman" w:hAnsi="Times New Roman"/>
        </w:rPr>
        <w:t xml:space="preserve">common </w:t>
      </w:r>
      <w:r w:rsidR="004A6E84">
        <w:rPr>
          <w:rFonts w:ascii="Times New Roman" w:hAnsi="Times New Roman"/>
        </w:rPr>
        <w:t xml:space="preserve">garden </w:t>
      </w:r>
      <w:r>
        <w:rPr>
          <w:rFonts w:ascii="Times New Roman" w:hAnsi="Times New Roman"/>
        </w:rPr>
        <w:t xml:space="preserve">was planted in February 2009 </w:t>
      </w:r>
      <w:r w:rsidR="009774B9">
        <w:rPr>
          <w:rFonts w:ascii="Times New Roman" w:hAnsi="Times New Roman"/>
        </w:rPr>
        <w:t>with</w:t>
      </w:r>
      <w:r w:rsidR="004A6E84">
        <w:rPr>
          <w:rFonts w:ascii="Times New Roman" w:hAnsi="Times New Roman"/>
        </w:rPr>
        <w:t xml:space="preserve"> 25 clonal replicates (i.e., stem cuttings) of </w:t>
      </w:r>
      <w:r w:rsidR="001F6BA3">
        <w:rPr>
          <w:rFonts w:ascii="Times New Roman" w:hAnsi="Times New Roman"/>
        </w:rPr>
        <w:t xml:space="preserve">each willow genotype </w:t>
      </w:r>
      <w:r w:rsidR="004A6E84">
        <w:rPr>
          <w:rFonts w:ascii="Times New Roman" w:hAnsi="Times New Roman"/>
        </w:rPr>
        <w:t xml:space="preserve">in a completely randomized design in two hectares of a former cattle pasture at HBNWR. </w:t>
      </w:r>
      <w:r w:rsidR="001F6BA3" w:rsidRPr="006776CD">
        <w:rPr>
          <w:rFonts w:ascii="Times New Roman" w:hAnsi="Times New Roman"/>
        </w:rPr>
        <w:t>Willows in our garden begin flowering in February and reach their peak growth in early August. During th</w:t>
      </w:r>
      <w:r w:rsidR="001F6BA3">
        <w:rPr>
          <w:rFonts w:ascii="Times New Roman" w:hAnsi="Times New Roman"/>
        </w:rPr>
        <w:t>is study, willows had reached 2-4</w:t>
      </w:r>
      <w:r w:rsidR="001F6BA3" w:rsidRPr="006776CD">
        <w:rPr>
          <w:rFonts w:ascii="Times New Roman" w:hAnsi="Times New Roman"/>
        </w:rPr>
        <w:t xml:space="preserve"> m in height.</w:t>
      </w:r>
      <w:r w:rsidR="001F6BA3">
        <w:rPr>
          <w:rFonts w:ascii="Times New Roman" w:hAnsi="Times New Roman"/>
        </w:rPr>
        <w:t xml:space="preserve"> </w:t>
      </w:r>
      <w:r w:rsidR="004A6E84">
        <w:rPr>
          <w:rFonts w:ascii="Times New Roman" w:hAnsi="Times New Roman"/>
        </w:rPr>
        <w:t xml:space="preserve">Further details on the </w:t>
      </w:r>
      <w:r w:rsidR="001F6BA3">
        <w:rPr>
          <w:rFonts w:ascii="Times New Roman" w:hAnsi="Times New Roman"/>
        </w:rPr>
        <w:t xml:space="preserve">genotyping and planting of the </w:t>
      </w:r>
      <w:r w:rsidR="004A6E84">
        <w:rPr>
          <w:rFonts w:ascii="Times New Roman" w:hAnsi="Times New Roman"/>
        </w:rPr>
        <w:t xml:space="preserve">common garden are available in Barbour </w:t>
      </w:r>
      <w:r w:rsidR="004A6E84" w:rsidRPr="008F6119">
        <w:rPr>
          <w:rFonts w:ascii="Times New Roman" w:hAnsi="Times New Roman"/>
          <w:i/>
        </w:rPr>
        <w:t>et al.</w:t>
      </w:r>
      <w:r w:rsidR="004A6E84">
        <w:rPr>
          <w:rFonts w:ascii="Times New Roman" w:hAnsi="Times New Roman"/>
        </w:rPr>
        <w:t xml:space="preserve"> (2014, </w:t>
      </w:r>
      <w:r w:rsidR="008F6119">
        <w:rPr>
          <w:rFonts w:ascii="Times New Roman" w:hAnsi="Times New Roman"/>
          <w:i/>
        </w:rPr>
        <w:t>in press</w:t>
      </w:r>
      <w:r w:rsidR="004A6E84">
        <w:rPr>
          <w:rFonts w:ascii="Times New Roman" w:hAnsi="Times New Roman"/>
        </w:rPr>
        <w:t>).</w:t>
      </w:r>
    </w:p>
    <w:p w:rsidR="00890EEE" w:rsidRDefault="00890EEE" w:rsidP="004A6E84">
      <w:pPr>
        <w:spacing w:line="480" w:lineRule="auto"/>
        <w:rPr>
          <w:rFonts w:ascii="Times New Roman" w:hAnsi="Times New Roman"/>
        </w:rPr>
      </w:pPr>
    </w:p>
    <w:p w:rsidR="004A6E84" w:rsidRPr="00DC6F7D" w:rsidRDefault="00E06A55" w:rsidP="009774B9">
      <w:pPr>
        <w:tabs>
          <w:tab w:val="left" w:pos="6126"/>
        </w:tabs>
        <w:spacing w:line="480" w:lineRule="auto"/>
        <w:rPr>
          <w:rFonts w:ascii="Times New Roman" w:hAnsi="Times New Roman"/>
          <w:b/>
        </w:rPr>
      </w:pPr>
      <w:r>
        <w:rPr>
          <w:rFonts w:ascii="Times New Roman" w:hAnsi="Times New Roman"/>
          <w:b/>
        </w:rPr>
        <w:t>Sampling</w:t>
      </w:r>
      <w:r w:rsidR="00890EEE" w:rsidRPr="00DC6F7D">
        <w:rPr>
          <w:rFonts w:ascii="Times New Roman" w:hAnsi="Times New Roman"/>
          <w:b/>
        </w:rPr>
        <w:t xml:space="preserve"> herbivore-parasitoid network</w:t>
      </w:r>
      <w:r w:rsidR="008157C8">
        <w:rPr>
          <w:rFonts w:ascii="Times New Roman" w:hAnsi="Times New Roman"/>
          <w:b/>
        </w:rPr>
        <w:t>s</w:t>
      </w:r>
      <w:r w:rsidR="009774B9">
        <w:rPr>
          <w:rFonts w:ascii="Times New Roman" w:hAnsi="Times New Roman"/>
          <w:b/>
        </w:rPr>
        <w:tab/>
      </w:r>
    </w:p>
    <w:p w:rsidR="00D61290" w:rsidRDefault="00ED3A54" w:rsidP="00ED3A54">
      <w:pPr>
        <w:spacing w:line="480" w:lineRule="auto"/>
        <w:rPr>
          <w:rFonts w:ascii="Times New Roman" w:hAnsi="Times New Roman"/>
        </w:rPr>
      </w:pPr>
      <w:r>
        <w:rPr>
          <w:rFonts w:ascii="Times New Roman" w:hAnsi="Times New Roman"/>
        </w:rPr>
        <w:t xml:space="preserve">To build a quantitative herbivore-parasitoid network for each willow genotype, we collected all galls occurring on </w:t>
      </w:r>
      <w:r w:rsidR="00C5418D">
        <w:rPr>
          <w:rFonts w:ascii="Times New Roman" w:hAnsi="Times New Roman"/>
        </w:rPr>
        <w:t>one</w:t>
      </w:r>
      <w:r>
        <w:rPr>
          <w:rFonts w:ascii="Times New Roman" w:hAnsi="Times New Roman"/>
        </w:rPr>
        <w:t xml:space="preserve"> haphazardly selected basal branch from</w:t>
      </w:r>
      <w:r w:rsidRPr="006776CD">
        <w:rPr>
          <w:rFonts w:ascii="Times New Roman" w:hAnsi="Times New Roman"/>
        </w:rPr>
        <w:t xml:space="preserve"> </w:t>
      </w:r>
      <w:r w:rsidR="00905D55">
        <w:rPr>
          <w:rFonts w:ascii="Times New Roman" w:hAnsi="Times New Roman"/>
        </w:rPr>
        <w:t>about 5</w:t>
      </w:r>
      <w:r w:rsidRPr="006776CD">
        <w:rPr>
          <w:rFonts w:ascii="Times New Roman" w:hAnsi="Times New Roman"/>
        </w:rPr>
        <w:t xml:space="preserve"> </w:t>
      </w:r>
      <w:r>
        <w:rPr>
          <w:rFonts w:ascii="Times New Roman" w:hAnsi="Times New Roman"/>
        </w:rPr>
        <w:t xml:space="preserve">randomly chosen </w:t>
      </w:r>
      <w:r w:rsidRPr="006776CD">
        <w:rPr>
          <w:rFonts w:ascii="Times New Roman" w:hAnsi="Times New Roman"/>
        </w:rPr>
        <w:t xml:space="preserve">replicates of each genotype (N = </w:t>
      </w:r>
      <w:r w:rsidR="00905D55">
        <w:rPr>
          <w:rFonts w:ascii="Times New Roman" w:hAnsi="Times New Roman"/>
        </w:rPr>
        <w:t>146 trees, range</w:t>
      </w:r>
      <w:r w:rsidRPr="006776CD">
        <w:rPr>
          <w:rFonts w:ascii="Times New Roman" w:hAnsi="Times New Roman"/>
        </w:rPr>
        <w:t xml:space="preserve"> = </w:t>
      </w:r>
      <w:r w:rsidR="00905D55">
        <w:rPr>
          <w:rFonts w:ascii="Times New Roman" w:hAnsi="Times New Roman"/>
        </w:rPr>
        <w:t>4</w:t>
      </w:r>
      <w:r w:rsidR="00F5527F">
        <w:rPr>
          <w:rFonts w:ascii="Times New Roman" w:hAnsi="Times New Roman"/>
        </w:rPr>
        <w:t>-</w:t>
      </w:r>
      <w:r w:rsidR="00905D55">
        <w:rPr>
          <w:rFonts w:ascii="Times New Roman" w:hAnsi="Times New Roman"/>
        </w:rPr>
        <w:t>9 trees</w:t>
      </w:r>
      <w:r w:rsidR="00F5527F">
        <w:rPr>
          <w:rFonts w:ascii="Times New Roman" w:hAnsi="Times New Roman"/>
        </w:rPr>
        <w:t xml:space="preserve"> per genotype</w:t>
      </w:r>
      <w:r w:rsidRPr="006776CD">
        <w:rPr>
          <w:rFonts w:ascii="Times New Roman" w:hAnsi="Times New Roman"/>
        </w:rPr>
        <w:t>)</w:t>
      </w:r>
      <w:r>
        <w:rPr>
          <w:rFonts w:ascii="Times New Roman" w:hAnsi="Times New Roman"/>
        </w:rPr>
        <w:t xml:space="preserve">. </w:t>
      </w:r>
      <w:r w:rsidR="00C5418D">
        <w:rPr>
          <w:rFonts w:ascii="Times New Roman" w:hAnsi="Times New Roman"/>
        </w:rPr>
        <w:t>To control for differences in branch size</w:t>
      </w:r>
      <w:r w:rsidR="00F137F6">
        <w:rPr>
          <w:rFonts w:ascii="Times New Roman" w:hAnsi="Times New Roman"/>
        </w:rPr>
        <w:t>, w</w:t>
      </w:r>
      <w:r>
        <w:rPr>
          <w:rFonts w:ascii="Times New Roman" w:hAnsi="Times New Roman"/>
        </w:rPr>
        <w:t xml:space="preserve">e estimated the number of shoots </w:t>
      </w:r>
      <w:r w:rsidR="00C5418D">
        <w:rPr>
          <w:rFonts w:ascii="Times New Roman" w:hAnsi="Times New Roman"/>
        </w:rPr>
        <w:t xml:space="preserve">on each branch </w:t>
      </w:r>
      <w:r>
        <w:rPr>
          <w:rFonts w:ascii="Times New Roman" w:hAnsi="Times New Roman"/>
        </w:rPr>
        <w:t xml:space="preserve">based on an </w:t>
      </w:r>
      <w:proofErr w:type="spellStart"/>
      <w:r>
        <w:rPr>
          <w:rFonts w:ascii="Times New Roman" w:hAnsi="Times New Roman"/>
        </w:rPr>
        <w:t>allometric</w:t>
      </w:r>
      <w:proofErr w:type="spellEnd"/>
      <w:r>
        <w:rPr>
          <w:rFonts w:ascii="Times New Roman" w:hAnsi="Times New Roman"/>
        </w:rPr>
        <w:t xml:space="preserve"> equation</w:t>
      </w:r>
      <w:r w:rsidR="00F137F6">
        <w:rPr>
          <w:rFonts w:ascii="Times New Roman" w:hAnsi="Times New Roman"/>
        </w:rPr>
        <w:t xml:space="preserve"> using the stem diameter of the sampled basal branch (details in supplementary </w:t>
      </w:r>
      <w:commentRangeStart w:id="66"/>
      <w:r w:rsidR="00F137F6">
        <w:rPr>
          <w:rFonts w:ascii="Times New Roman" w:hAnsi="Times New Roman"/>
        </w:rPr>
        <w:t>materials</w:t>
      </w:r>
      <w:commentRangeEnd w:id="66"/>
      <w:r w:rsidR="00C5418D">
        <w:rPr>
          <w:rStyle w:val="CommentReference"/>
          <w:vanish/>
        </w:rPr>
        <w:commentReference w:id="66"/>
      </w:r>
      <w:r w:rsidR="00F137F6">
        <w:rPr>
          <w:rFonts w:ascii="Times New Roman" w:hAnsi="Times New Roman"/>
        </w:rPr>
        <w:t>). We col</w:t>
      </w:r>
      <w:r w:rsidR="008157C8">
        <w:rPr>
          <w:rFonts w:ascii="Times New Roman" w:hAnsi="Times New Roman"/>
        </w:rPr>
        <w:t>lected all galls in September</w:t>
      </w:r>
      <w:r w:rsidR="00F137F6">
        <w:rPr>
          <w:rFonts w:ascii="Times New Roman" w:hAnsi="Times New Roman"/>
        </w:rPr>
        <w:t xml:space="preserve"> 2012 </w:t>
      </w:r>
      <w:r w:rsidRPr="006776CD">
        <w:rPr>
          <w:rFonts w:ascii="Times New Roman" w:hAnsi="Times New Roman"/>
        </w:rPr>
        <w:t>when gall larva were in late instars of their development or had already spun cocoons within the gall. All galls were placed in</w:t>
      </w:r>
      <w:r w:rsidR="008157C8">
        <w:rPr>
          <w:rFonts w:ascii="Times New Roman" w:hAnsi="Times New Roman"/>
        </w:rPr>
        <w:t>to 30 mL plastic transport vials</w:t>
      </w:r>
      <w:commentRangeStart w:id="67"/>
      <w:ins w:id="68" w:author="Gregory Crutsinger" w:date="2014-10-05T10:37:00Z">
        <w:r w:rsidR="009C39F3">
          <w:rPr>
            <w:rFonts w:ascii="Times New Roman" w:hAnsi="Times New Roman"/>
          </w:rPr>
          <w:t xml:space="preserve"> (sealed or with cotton in the end???)</w:t>
        </w:r>
      </w:ins>
      <w:r w:rsidRPr="006776CD">
        <w:rPr>
          <w:rFonts w:ascii="Times New Roman" w:hAnsi="Times New Roman"/>
        </w:rPr>
        <w:t xml:space="preserve"> </w:t>
      </w:r>
      <w:commentRangeEnd w:id="67"/>
      <w:r w:rsidR="00FD0E59">
        <w:rPr>
          <w:rStyle w:val="CommentReference"/>
          <w:vanish/>
        </w:rPr>
        <w:commentReference w:id="67"/>
      </w:r>
      <w:r w:rsidRPr="006776CD">
        <w:rPr>
          <w:rFonts w:ascii="Times New Roman" w:hAnsi="Times New Roman"/>
        </w:rPr>
        <w:t>and</w:t>
      </w:r>
      <w:r w:rsidR="00F137F6">
        <w:rPr>
          <w:rFonts w:ascii="Times New Roman" w:hAnsi="Times New Roman"/>
        </w:rPr>
        <w:t xml:space="preserve"> maintained at room temperature in the lab for four months.</w:t>
      </w:r>
      <w:r w:rsidRPr="006776CD">
        <w:rPr>
          <w:rFonts w:ascii="Times New Roman" w:hAnsi="Times New Roman"/>
        </w:rPr>
        <w:t xml:space="preserve"> </w:t>
      </w:r>
      <w:r w:rsidR="00F137F6">
        <w:rPr>
          <w:rFonts w:ascii="Times New Roman" w:hAnsi="Times New Roman"/>
        </w:rPr>
        <w:t>We then</w:t>
      </w:r>
      <w:r w:rsidRPr="006776CD">
        <w:rPr>
          <w:rFonts w:ascii="Times New Roman" w:hAnsi="Times New Roman"/>
        </w:rPr>
        <w:t xml:space="preserve"> measured gall size</w:t>
      </w:r>
      <w:r w:rsidR="00F137F6">
        <w:rPr>
          <w:rFonts w:ascii="Times New Roman" w:hAnsi="Times New Roman"/>
        </w:rPr>
        <w:t xml:space="preserve"> </w:t>
      </w:r>
      <w:r w:rsidR="00785223">
        <w:rPr>
          <w:rFonts w:ascii="Times New Roman" w:hAnsi="Times New Roman"/>
        </w:rPr>
        <w:t xml:space="preserve">to the nearest 0.01 mm </w:t>
      </w:r>
      <w:r w:rsidR="00F137F6">
        <w:rPr>
          <w:rFonts w:ascii="Times New Roman" w:hAnsi="Times New Roman"/>
        </w:rPr>
        <w:t>(maximum diameter perpendicular to plant tissue orientation)</w:t>
      </w:r>
      <w:r w:rsidRPr="006776CD">
        <w:rPr>
          <w:rFonts w:ascii="Times New Roman" w:hAnsi="Times New Roman"/>
        </w:rPr>
        <w:t xml:space="preserve">, dissected them, and </w:t>
      </w:r>
      <w:r w:rsidR="00556B9F">
        <w:rPr>
          <w:rFonts w:ascii="Times New Roman" w:hAnsi="Times New Roman"/>
        </w:rPr>
        <w:t xml:space="preserve">determined gall survival or parasitoid species identity. </w:t>
      </w:r>
      <w:r w:rsidR="007251AC">
        <w:rPr>
          <w:rFonts w:ascii="Times New Roman" w:hAnsi="Times New Roman"/>
        </w:rPr>
        <w:t xml:space="preserve">We omitted galls for which </w:t>
      </w:r>
      <w:r w:rsidR="004065AE">
        <w:rPr>
          <w:rFonts w:ascii="Times New Roman" w:hAnsi="Times New Roman"/>
        </w:rPr>
        <w:t>we could not reliably determine the cause of mortality</w:t>
      </w:r>
      <w:r w:rsidR="007251AC">
        <w:rPr>
          <w:rFonts w:ascii="Times New Roman" w:hAnsi="Times New Roman"/>
        </w:rPr>
        <w:t xml:space="preserve"> from further analysis. </w:t>
      </w:r>
      <w:commentRangeStart w:id="69"/>
      <w:ins w:id="70" w:author="Gregory Crutsinger" w:date="2014-10-05T10:38:00Z">
        <w:r w:rsidR="00513FD3">
          <w:rPr>
            <w:rFonts w:ascii="Times New Roman" w:hAnsi="Times New Roman"/>
          </w:rPr>
          <w:t>(</w:t>
        </w:r>
        <w:proofErr w:type="gramStart"/>
        <w:r w:rsidR="00513FD3">
          <w:rPr>
            <w:rFonts w:ascii="Times New Roman" w:hAnsi="Times New Roman"/>
          </w:rPr>
          <w:t>what</w:t>
        </w:r>
        <w:proofErr w:type="gramEnd"/>
        <w:r w:rsidR="00513FD3">
          <w:rPr>
            <w:rFonts w:ascii="Times New Roman" w:hAnsi="Times New Roman"/>
          </w:rPr>
          <w:t xml:space="preserve"> proportion was that? Seems like that might bias your results to readers)</w:t>
        </w:r>
      </w:ins>
      <w:commentRangeEnd w:id="69"/>
      <w:r w:rsidR="00FD0E59">
        <w:rPr>
          <w:rStyle w:val="CommentReference"/>
          <w:vanish/>
        </w:rPr>
        <w:commentReference w:id="69"/>
      </w:r>
    </w:p>
    <w:p w:rsidR="004178CE" w:rsidRDefault="004178CE" w:rsidP="006E410A">
      <w:pPr>
        <w:spacing w:line="480" w:lineRule="auto"/>
        <w:rPr>
          <w:rFonts w:ascii="Times New Roman" w:hAnsi="Times New Roman"/>
        </w:rPr>
      </w:pPr>
    </w:p>
    <w:p w:rsidR="003D153B" w:rsidRPr="004178CE" w:rsidRDefault="00FB6C0D" w:rsidP="006776CD">
      <w:pPr>
        <w:spacing w:line="480" w:lineRule="auto"/>
        <w:rPr>
          <w:rFonts w:ascii="Times New Roman" w:hAnsi="Times New Roman"/>
        </w:rPr>
      </w:pPr>
      <w:commentRangeStart w:id="71"/>
      <w:ins w:id="72" w:author="Matthew Barbour" w:date="2014-09-26T11:49:00Z">
        <w:r>
          <w:rPr>
            <w:rFonts w:ascii="Times New Roman" w:hAnsi="Times New Roman" w:cs="Times New Roman"/>
            <w:b/>
          </w:rPr>
          <w:t>How</w:t>
        </w:r>
      </w:ins>
      <w:commentRangeEnd w:id="71"/>
      <w:ins w:id="73" w:author="Matthew Barbour" w:date="2014-10-26T10:05:00Z">
        <w:r w:rsidR="00FD0E59">
          <w:rPr>
            <w:rStyle w:val="CommentReference"/>
            <w:vanish/>
          </w:rPr>
          <w:commentReference w:id="71"/>
        </w:r>
      </w:ins>
      <w:ins w:id="74" w:author="Matthew Barbour" w:date="2014-09-26T11:49:00Z">
        <w:r>
          <w:rPr>
            <w:rFonts w:ascii="Times New Roman" w:hAnsi="Times New Roman" w:cs="Times New Roman"/>
            <w:b/>
          </w:rPr>
          <w:t xml:space="preserve"> does plant genotype</w:t>
        </w:r>
      </w:ins>
      <w:ins w:id="75" w:author="Matthew Barbour" w:date="2014-09-26T11:50:00Z">
        <w:r>
          <w:rPr>
            <w:rFonts w:ascii="Times New Roman" w:hAnsi="Times New Roman" w:cs="Times New Roman"/>
            <w:b/>
          </w:rPr>
          <w:t xml:space="preserve"> shape the architecture of herbivore-parasitoid </w:t>
        </w:r>
        <w:commentRangeStart w:id="76"/>
        <w:r>
          <w:rPr>
            <w:rFonts w:ascii="Times New Roman" w:hAnsi="Times New Roman" w:cs="Times New Roman"/>
            <w:b/>
          </w:rPr>
          <w:t>networks</w:t>
        </w:r>
      </w:ins>
      <w:commentRangeEnd w:id="76"/>
      <w:ins w:id="77" w:author="Matthew Barbour" w:date="2014-10-26T10:22:00Z">
        <w:r w:rsidR="004F19A3">
          <w:rPr>
            <w:rStyle w:val="CommentReference"/>
            <w:vanish/>
          </w:rPr>
          <w:commentReference w:id="76"/>
        </w:r>
      </w:ins>
      <w:ins w:id="78" w:author="Matthew Barbour" w:date="2014-09-26T11:50:00Z">
        <w:r>
          <w:rPr>
            <w:rFonts w:ascii="Times New Roman" w:hAnsi="Times New Roman" w:cs="Times New Roman"/>
            <w:b/>
          </w:rPr>
          <w:t xml:space="preserve">? </w:t>
        </w:r>
      </w:ins>
    </w:p>
    <w:p w:rsidR="003D153B" w:rsidRDefault="003D153B" w:rsidP="003D153B">
      <w:pPr>
        <w:spacing w:line="480" w:lineRule="auto"/>
        <w:rPr>
          <w:rFonts w:ascii="Times New Roman" w:hAnsi="Times New Roman"/>
        </w:rPr>
      </w:pPr>
      <w:r w:rsidRPr="006776CD">
        <w:rPr>
          <w:rFonts w:ascii="Times New Roman" w:hAnsi="Times New Roman"/>
        </w:rPr>
        <w:t xml:space="preserve">To </w:t>
      </w:r>
      <w:r>
        <w:rPr>
          <w:rFonts w:ascii="Times New Roman" w:hAnsi="Times New Roman"/>
        </w:rPr>
        <w:t xml:space="preserve">determine if the willow genotype-herbivore-parasitoid network exhibited a </w:t>
      </w:r>
      <w:commentRangeStart w:id="79"/>
      <w:r>
        <w:rPr>
          <w:rFonts w:ascii="Times New Roman" w:hAnsi="Times New Roman"/>
        </w:rPr>
        <w:t>compartmentalized structure</w:t>
      </w:r>
      <w:commentRangeEnd w:id="79"/>
      <w:r w:rsidR="00BE4829">
        <w:rPr>
          <w:rStyle w:val="CommentReference"/>
          <w:vanish/>
        </w:rPr>
        <w:commentReference w:id="79"/>
      </w:r>
      <w:r w:rsidRPr="006776CD">
        <w:rPr>
          <w:rFonts w:ascii="Times New Roman" w:hAnsi="Times New Roman"/>
        </w:rPr>
        <w:t xml:space="preserve">, we </w:t>
      </w:r>
      <w:r>
        <w:rPr>
          <w:rFonts w:ascii="Times New Roman" w:hAnsi="Times New Roman"/>
        </w:rPr>
        <w:t xml:space="preserve">first </w:t>
      </w:r>
      <w:r w:rsidRPr="006776CD">
        <w:rPr>
          <w:rFonts w:ascii="Times New Roman" w:hAnsi="Times New Roman"/>
        </w:rPr>
        <w:t xml:space="preserve">pooled </w:t>
      </w:r>
      <w:r>
        <w:rPr>
          <w:rFonts w:ascii="Times New Roman" w:hAnsi="Times New Roman"/>
        </w:rPr>
        <w:t xml:space="preserve">all observed herbivore-parasitoid links for each </w:t>
      </w:r>
      <w:r w:rsidRPr="006776CD">
        <w:rPr>
          <w:rFonts w:ascii="Times New Roman" w:hAnsi="Times New Roman"/>
        </w:rPr>
        <w:t>plant genotype</w:t>
      </w:r>
      <w:r>
        <w:rPr>
          <w:rFonts w:ascii="Times New Roman" w:hAnsi="Times New Roman"/>
        </w:rPr>
        <w:t xml:space="preserve">, </w:t>
      </w:r>
      <w:commentRangeStart w:id="80"/>
      <w:commentRangeStart w:id="81"/>
      <w:del w:id="82" w:author="Mariano A. Rodriguez-Cabal" w:date="2014-09-08T14:10:00Z">
        <w:r w:rsidDel="00A775DD">
          <w:rPr>
            <w:rFonts w:ascii="Times New Roman" w:hAnsi="Times New Roman"/>
          </w:rPr>
          <w:delText>standardizing them</w:delText>
        </w:r>
      </w:del>
      <w:ins w:id="83" w:author="Mariano A. Rodriguez-Cabal" w:date="2014-09-08T14:10:00Z">
        <w:r w:rsidR="00A775DD">
          <w:rPr>
            <w:rFonts w:ascii="Times New Roman" w:hAnsi="Times New Roman"/>
          </w:rPr>
          <w:t>controlled</w:t>
        </w:r>
      </w:ins>
      <w:r>
        <w:rPr>
          <w:rFonts w:ascii="Times New Roman" w:hAnsi="Times New Roman"/>
        </w:rPr>
        <w:t xml:space="preserve"> by the number of shoots surveyed</w:t>
      </w:r>
      <w:commentRangeEnd w:id="80"/>
      <w:r w:rsidR="004C4F04">
        <w:rPr>
          <w:rStyle w:val="CommentReference"/>
          <w:vanish/>
        </w:rPr>
        <w:commentReference w:id="80"/>
      </w:r>
      <w:ins w:id="84" w:author="Mariano A. Rodriguez-Cabal" w:date="2014-10-01T14:41:00Z">
        <w:r w:rsidR="009F107A" w:rsidDel="009F107A">
          <w:rPr>
            <w:rFonts w:ascii="Times New Roman" w:hAnsi="Times New Roman"/>
          </w:rPr>
          <w:t xml:space="preserve"> </w:t>
        </w:r>
      </w:ins>
      <w:commentRangeEnd w:id="81"/>
      <w:r w:rsidR="00513FD3">
        <w:rPr>
          <w:rStyle w:val="CommentReference"/>
        </w:rPr>
        <w:commentReference w:id="81"/>
      </w:r>
      <w:del w:id="85" w:author="Mariano A. Rodriguez-Cabal" w:date="2014-10-01T14:41:00Z">
        <w:r w:rsidDel="009F107A">
          <w:rPr>
            <w:rFonts w:ascii="Times New Roman" w:hAnsi="Times New Roman"/>
          </w:rPr>
          <w:delText xml:space="preserve">. </w:delText>
        </w:r>
      </w:del>
      <w:r w:rsidRPr="006776CD">
        <w:rPr>
          <w:rFonts w:ascii="Times New Roman" w:hAnsi="Times New Roman"/>
        </w:rPr>
        <w:t>This resulted in a weighted, bip</w:t>
      </w:r>
      <w:r>
        <w:rPr>
          <w:rFonts w:ascii="Times New Roman" w:hAnsi="Times New Roman"/>
        </w:rPr>
        <w:t xml:space="preserve">artite network where willow </w:t>
      </w:r>
      <w:r w:rsidRPr="006776CD">
        <w:rPr>
          <w:rFonts w:ascii="Times New Roman" w:hAnsi="Times New Roman"/>
        </w:rPr>
        <w:t xml:space="preserve">genotype comprised one set of nodes, </w:t>
      </w:r>
      <w:r>
        <w:rPr>
          <w:rFonts w:ascii="Times New Roman" w:hAnsi="Times New Roman"/>
        </w:rPr>
        <w:t>and unique herbivore</w:t>
      </w:r>
      <w:r w:rsidRPr="006776CD">
        <w:rPr>
          <w:rFonts w:ascii="Times New Roman" w:hAnsi="Times New Roman"/>
        </w:rPr>
        <w:t xml:space="preserve">-parasitoid links made up the second set of </w:t>
      </w:r>
      <w:commentRangeStart w:id="86"/>
      <w:r w:rsidRPr="006776CD">
        <w:rPr>
          <w:rFonts w:ascii="Times New Roman" w:hAnsi="Times New Roman"/>
        </w:rPr>
        <w:t>nodes</w:t>
      </w:r>
      <w:commentRangeEnd w:id="86"/>
      <w:r w:rsidR="00BE4829">
        <w:rPr>
          <w:rStyle w:val="CommentReference"/>
          <w:vanish/>
        </w:rPr>
        <w:commentReference w:id="86"/>
      </w:r>
      <w:commentRangeStart w:id="87"/>
      <w:del w:id="88" w:author="Mariano A. Rodriguez-Cabal" w:date="2014-10-01T14:34:00Z">
        <w:r w:rsidR="000A4A8D" w:rsidDel="00BE4829">
          <w:rPr>
            <w:rFonts w:ascii="Times New Roman" w:hAnsi="Times New Roman"/>
          </w:rPr>
          <w:delText>(Fig. 1)</w:delText>
        </w:r>
        <w:commentRangeEnd w:id="87"/>
        <w:r w:rsidR="000A4A8D" w:rsidDel="00BE4829">
          <w:rPr>
            <w:rStyle w:val="CommentReference"/>
            <w:vanish/>
          </w:rPr>
          <w:commentReference w:id="87"/>
        </w:r>
      </w:del>
      <w:r w:rsidRPr="006776CD">
        <w:rPr>
          <w:rFonts w:ascii="Times New Roman" w:hAnsi="Times New Roman"/>
        </w:rPr>
        <w:t xml:space="preserve">. </w:t>
      </w:r>
      <w:commentRangeStart w:id="89"/>
      <w:r w:rsidRPr="006776CD">
        <w:rPr>
          <w:rFonts w:ascii="Times New Roman" w:hAnsi="Times New Roman"/>
        </w:rPr>
        <w:t>This departs from a typical bipartite network in ecology (e.g. seeds-dispe</w:t>
      </w:r>
      <w:r>
        <w:rPr>
          <w:rFonts w:ascii="Times New Roman" w:hAnsi="Times New Roman"/>
        </w:rPr>
        <w:t>rsers, plants-pollinators, herbivores</w:t>
      </w:r>
      <w:r w:rsidRPr="006776CD">
        <w:rPr>
          <w:rFonts w:ascii="Times New Roman" w:hAnsi="Times New Roman"/>
        </w:rPr>
        <w:t xml:space="preserve">-parasitoids), but it represents this tri-trophic interaction in a bipartite </w:t>
      </w:r>
      <w:commentRangeStart w:id="90"/>
      <w:commentRangeStart w:id="91"/>
      <w:r w:rsidRPr="006776CD">
        <w:rPr>
          <w:rFonts w:ascii="Times New Roman" w:hAnsi="Times New Roman"/>
        </w:rPr>
        <w:t>network</w:t>
      </w:r>
      <w:commentRangeEnd w:id="90"/>
      <w:r w:rsidR="001276CB">
        <w:rPr>
          <w:rStyle w:val="CommentReference"/>
          <w:vanish/>
        </w:rPr>
        <w:commentReference w:id="90"/>
      </w:r>
      <w:commentRangeEnd w:id="91"/>
      <w:r w:rsidR="00513FD3">
        <w:rPr>
          <w:rStyle w:val="CommentReference"/>
        </w:rPr>
        <w:commentReference w:id="91"/>
      </w:r>
      <w:r w:rsidRPr="006776CD">
        <w:rPr>
          <w:rFonts w:ascii="Times New Roman" w:hAnsi="Times New Roman"/>
        </w:rPr>
        <w:t xml:space="preserve">. </w:t>
      </w:r>
      <w:commentRangeEnd w:id="89"/>
      <w:r w:rsidR="009F107A">
        <w:rPr>
          <w:rStyle w:val="CommentReference"/>
          <w:vanish/>
        </w:rPr>
        <w:commentReference w:id="89"/>
      </w:r>
    </w:p>
    <w:p w:rsidR="003D153B" w:rsidRDefault="003D153B" w:rsidP="003D153B">
      <w:pPr>
        <w:spacing w:line="480" w:lineRule="auto"/>
        <w:rPr>
          <w:rFonts w:ascii="Times New Roman" w:hAnsi="Times New Roman"/>
        </w:rPr>
      </w:pPr>
    </w:p>
    <w:p w:rsidR="001B6C0C" w:rsidRDefault="00645055" w:rsidP="003D153B">
      <w:pPr>
        <w:spacing w:line="480" w:lineRule="auto"/>
        <w:rPr>
          <w:rFonts w:ascii="Times New Roman" w:hAnsi="Times New Roman"/>
        </w:rPr>
      </w:pPr>
      <w:r>
        <w:rPr>
          <w:rFonts w:ascii="Times New Roman" w:hAnsi="Times New Roman"/>
        </w:rPr>
        <w:t>To identi</w:t>
      </w:r>
      <w:r w:rsidR="004C4F04">
        <w:rPr>
          <w:rFonts w:ascii="Times New Roman" w:hAnsi="Times New Roman"/>
        </w:rPr>
        <w:t>f</w:t>
      </w:r>
      <w:r>
        <w:rPr>
          <w:rFonts w:ascii="Times New Roman" w:hAnsi="Times New Roman"/>
        </w:rPr>
        <w:t xml:space="preserve">y different compartments in our </w:t>
      </w:r>
      <w:r w:rsidR="007A431E">
        <w:rPr>
          <w:rFonts w:ascii="Times New Roman" w:hAnsi="Times New Roman"/>
        </w:rPr>
        <w:t xml:space="preserve">weighted, </w:t>
      </w:r>
      <w:r>
        <w:rPr>
          <w:rFonts w:ascii="Times New Roman" w:hAnsi="Times New Roman"/>
        </w:rPr>
        <w:t xml:space="preserve">bipartite network, we used the </w:t>
      </w:r>
      <w:proofErr w:type="spellStart"/>
      <w:r>
        <w:rPr>
          <w:rFonts w:ascii="Times New Roman" w:hAnsi="Times New Roman"/>
        </w:rPr>
        <w:t>QuanBiMo</w:t>
      </w:r>
      <w:proofErr w:type="spellEnd"/>
      <w:r>
        <w:rPr>
          <w:rFonts w:ascii="Times New Roman" w:hAnsi="Times New Roman"/>
        </w:rPr>
        <w:t xml:space="preserve"> algorithm (Dorman and Strauss 2014). </w:t>
      </w:r>
      <w:r w:rsidR="007A431E">
        <w:rPr>
          <w:rFonts w:ascii="Times New Roman" w:hAnsi="Times New Roman"/>
        </w:rPr>
        <w:t xml:space="preserve">Conceptually, this algorithm </w:t>
      </w:r>
      <w:r w:rsidR="00D846E2">
        <w:rPr>
          <w:rFonts w:ascii="Times New Roman" w:hAnsi="Times New Roman"/>
        </w:rPr>
        <w:t xml:space="preserve">identifies compartments </w:t>
      </w:r>
      <w:r w:rsidR="007A431E">
        <w:rPr>
          <w:rFonts w:ascii="Times New Roman" w:hAnsi="Times New Roman"/>
        </w:rPr>
        <w:t xml:space="preserve">based on a hierarchical representation of link weights between nodes of a network and </w:t>
      </w:r>
      <w:r w:rsidR="00624533">
        <w:rPr>
          <w:rFonts w:ascii="Times New Roman" w:hAnsi="Times New Roman"/>
        </w:rPr>
        <w:t xml:space="preserve">uses simulated annealing to </w:t>
      </w:r>
      <w:r w:rsidR="007A431E">
        <w:rPr>
          <w:rFonts w:ascii="Times New Roman" w:hAnsi="Times New Roman"/>
        </w:rPr>
        <w:t>optimal</w:t>
      </w:r>
      <w:r w:rsidR="00624533">
        <w:rPr>
          <w:rFonts w:ascii="Times New Roman" w:hAnsi="Times New Roman"/>
        </w:rPr>
        <w:t xml:space="preserve">ly allocate </w:t>
      </w:r>
      <w:r w:rsidR="007A431E">
        <w:rPr>
          <w:rFonts w:ascii="Times New Roman" w:hAnsi="Times New Roman"/>
        </w:rPr>
        <w:t>nodes to different</w:t>
      </w:r>
      <w:r w:rsidR="00D846E2">
        <w:rPr>
          <w:rFonts w:ascii="Times New Roman" w:hAnsi="Times New Roman"/>
        </w:rPr>
        <w:t xml:space="preserve"> compartments</w:t>
      </w:r>
      <w:r w:rsidR="007A431E">
        <w:rPr>
          <w:rFonts w:ascii="Times New Roman" w:hAnsi="Times New Roman"/>
        </w:rPr>
        <w:t xml:space="preserve"> to maximize the modularity</w:t>
      </w:r>
      <w:ins w:id="92" w:author="Mariano A. Rodriguez-Cabal" w:date="2014-10-01T14:44:00Z">
        <w:r w:rsidR="009F107A">
          <w:rPr>
            <w:rFonts w:ascii="Times New Roman" w:hAnsi="Times New Roman"/>
          </w:rPr>
          <w:t xml:space="preserve"> (</w:t>
        </w:r>
        <w:r w:rsidR="009F107A" w:rsidRPr="00F26153">
          <w:rPr>
            <w:rFonts w:ascii="Times New Roman" w:hAnsi="Times New Roman"/>
            <w:i/>
          </w:rPr>
          <w:t>Q</w:t>
        </w:r>
        <w:r w:rsidR="009F107A">
          <w:rPr>
            <w:rFonts w:ascii="Times New Roman" w:hAnsi="Times New Roman"/>
          </w:rPr>
          <w:t>)</w:t>
        </w:r>
      </w:ins>
      <w:r w:rsidR="007A431E">
        <w:rPr>
          <w:rFonts w:ascii="Times New Roman" w:hAnsi="Times New Roman"/>
        </w:rPr>
        <w:t>.</w:t>
      </w:r>
      <w:r w:rsidR="00D846E2">
        <w:rPr>
          <w:rFonts w:ascii="Times New Roman" w:hAnsi="Times New Roman"/>
        </w:rPr>
        <w:t xml:space="preserve"> </w:t>
      </w:r>
      <w:commentRangeStart w:id="93"/>
      <w:r w:rsidR="00D846E2">
        <w:rPr>
          <w:rFonts w:ascii="Times New Roman" w:hAnsi="Times New Roman"/>
        </w:rPr>
        <w:t xml:space="preserve">This modularity value </w:t>
      </w:r>
      <w:r w:rsidR="00260813">
        <w:rPr>
          <w:rFonts w:ascii="Times New Roman" w:hAnsi="Times New Roman"/>
        </w:rPr>
        <w:t>(</w:t>
      </w:r>
      <w:r w:rsidR="00F26153" w:rsidRPr="00F26153">
        <w:rPr>
          <w:rFonts w:ascii="Times New Roman" w:hAnsi="Times New Roman"/>
          <w:i/>
        </w:rPr>
        <w:t>Q</w:t>
      </w:r>
      <w:r w:rsidR="00260813">
        <w:rPr>
          <w:rFonts w:ascii="Times New Roman" w:hAnsi="Times New Roman"/>
        </w:rPr>
        <w:t xml:space="preserve">) </w:t>
      </w:r>
      <w:r w:rsidR="00D846E2">
        <w:rPr>
          <w:rFonts w:ascii="Times New Roman" w:hAnsi="Times New Roman"/>
        </w:rPr>
        <w:t xml:space="preserve">is calculated as, </w:t>
      </w:r>
    </w:p>
    <w:p w:rsidR="00A46582" w:rsidRDefault="00E141D5" w:rsidP="003D153B">
      <w:pPr>
        <w:spacing w:line="480" w:lineRule="auto"/>
        <w:rPr>
          <w:rFonts w:ascii="Times New Roman" w:hAnsi="Times New Roman"/>
        </w:rPr>
      </w:pPr>
      <w:r>
        <w:rPr>
          <w:rFonts w:ascii="Times New Roman" w:hAnsi="Times New Roman"/>
          <w:noProof/>
          <w:position w:val="-30"/>
          <w:lang w:eastAsia="en-US"/>
        </w:rPr>
        <w:drawing>
          <wp:inline distT="0" distB="0" distL="0" distR="0">
            <wp:extent cx="1760855" cy="423545"/>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1760855" cy="423545"/>
                    </a:xfrm>
                    <a:prstGeom prst="rect">
                      <a:avLst/>
                    </a:prstGeom>
                    <a:noFill/>
                    <a:ln>
                      <a:noFill/>
                    </a:ln>
                  </pic:spPr>
                </pic:pic>
              </a:graphicData>
            </a:graphic>
          </wp:inline>
        </w:drawing>
      </w:r>
      <w:r w:rsidR="00A46582">
        <w:rPr>
          <w:rFonts w:ascii="Times New Roman" w:hAnsi="Times New Roman"/>
        </w:rPr>
        <w:t>,</w:t>
      </w:r>
    </w:p>
    <w:p w:rsidR="005C2B27" w:rsidRDefault="00A46582" w:rsidP="003D153B">
      <w:pPr>
        <w:spacing w:line="480" w:lineRule="auto"/>
        <w:rPr>
          <w:rFonts w:ascii="Times New Roman" w:hAnsi="Times New Roman"/>
        </w:rPr>
      </w:pPr>
      <w:proofErr w:type="gramStart"/>
      <w:r>
        <w:rPr>
          <w:rFonts w:ascii="Times New Roman" w:hAnsi="Times New Roman"/>
        </w:rPr>
        <w:t>where</w:t>
      </w:r>
      <w:proofErr w:type="gramEnd"/>
      <w:r>
        <w:rPr>
          <w:rFonts w:ascii="Times New Roman" w:hAnsi="Times New Roman"/>
        </w:rPr>
        <w:t xml:space="preserve"> </w:t>
      </w:r>
      <w:r>
        <w:rPr>
          <w:rFonts w:ascii="Times New Roman" w:hAnsi="Times New Roman"/>
          <w:i/>
        </w:rPr>
        <w:t xml:space="preserve">m </w:t>
      </w:r>
      <w:r>
        <w:rPr>
          <w:rFonts w:ascii="Times New Roman" w:hAnsi="Times New Roman"/>
        </w:rPr>
        <w:t xml:space="preserve">is half </w:t>
      </w:r>
      <w:r w:rsidR="00260813">
        <w:rPr>
          <w:rFonts w:ascii="Times New Roman" w:hAnsi="Times New Roman"/>
        </w:rPr>
        <w:t xml:space="preserve">of </w:t>
      </w:r>
      <w:r>
        <w:rPr>
          <w:rFonts w:ascii="Times New Roman" w:hAnsi="Times New Roman"/>
        </w:rPr>
        <w:t xml:space="preserve">the total number of observed links in the network, </w:t>
      </w:r>
      <w:proofErr w:type="spellStart"/>
      <w:r>
        <w:rPr>
          <w:rFonts w:ascii="Times New Roman" w:hAnsi="Times New Roman"/>
          <w:i/>
        </w:rPr>
        <w:t>A</w:t>
      </w:r>
      <w:r>
        <w:rPr>
          <w:rFonts w:ascii="Times New Roman" w:hAnsi="Times New Roman"/>
          <w:i/>
          <w:vertAlign w:val="subscript"/>
        </w:rPr>
        <w:t>ij</w:t>
      </w:r>
      <w:proofErr w:type="spellEnd"/>
      <w:r>
        <w:rPr>
          <w:rFonts w:ascii="Times New Roman" w:hAnsi="Times New Roman"/>
          <w:i/>
        </w:rPr>
        <w:t xml:space="preserve"> </w:t>
      </w:r>
      <w:r>
        <w:rPr>
          <w:rFonts w:ascii="Times New Roman" w:hAnsi="Times New Roman"/>
        </w:rPr>
        <w:t>is the weighted bipartite matrix</w:t>
      </w:r>
      <w:r w:rsidR="00D846E2">
        <w:rPr>
          <w:rFonts w:ascii="Times New Roman" w:hAnsi="Times New Roman"/>
        </w:rPr>
        <w:t xml:space="preserve"> and </w:t>
      </w:r>
      <w:proofErr w:type="spellStart"/>
      <w:r>
        <w:rPr>
          <w:rFonts w:ascii="Times New Roman" w:hAnsi="Times New Roman"/>
          <w:i/>
        </w:rPr>
        <w:t>K</w:t>
      </w:r>
      <w:r>
        <w:rPr>
          <w:rFonts w:ascii="Times New Roman" w:hAnsi="Times New Roman"/>
          <w:i/>
          <w:vertAlign w:val="subscript"/>
        </w:rPr>
        <w:t>ij</w:t>
      </w:r>
      <w:proofErr w:type="spellEnd"/>
      <w:r>
        <w:rPr>
          <w:rFonts w:ascii="Times New Roman" w:hAnsi="Times New Roman"/>
        </w:rPr>
        <w:t xml:space="preserve"> is the matrix of expected weights</w:t>
      </w:r>
      <w:r w:rsidR="00401F9C">
        <w:rPr>
          <w:rFonts w:ascii="Times New Roman" w:hAnsi="Times New Roman"/>
        </w:rPr>
        <w:t xml:space="preserve"> (</w:t>
      </w:r>
      <w:proofErr w:type="spellStart"/>
      <w:r w:rsidR="00401F9C">
        <w:rPr>
          <w:rFonts w:ascii="Times New Roman" w:hAnsi="Times New Roman"/>
        </w:rPr>
        <w:t>Dormann</w:t>
      </w:r>
      <w:proofErr w:type="spellEnd"/>
      <w:r w:rsidR="00401F9C">
        <w:rPr>
          <w:rFonts w:ascii="Times New Roman" w:hAnsi="Times New Roman"/>
        </w:rPr>
        <w:t xml:space="preserve"> </w:t>
      </w:r>
      <w:r w:rsidR="00260813">
        <w:rPr>
          <w:rFonts w:ascii="Times New Roman" w:hAnsi="Times New Roman"/>
        </w:rPr>
        <w:t xml:space="preserve">and </w:t>
      </w:r>
      <w:r w:rsidR="00401F9C">
        <w:rPr>
          <w:rFonts w:ascii="Times New Roman" w:hAnsi="Times New Roman"/>
        </w:rPr>
        <w:t>Strauss 2013)</w:t>
      </w:r>
      <w:r w:rsidR="00D846E2">
        <w:rPr>
          <w:rFonts w:ascii="Times New Roman" w:hAnsi="Times New Roman"/>
        </w:rPr>
        <w:t>. The compartment</w:t>
      </w:r>
      <w:r>
        <w:rPr>
          <w:rFonts w:ascii="Times New Roman" w:hAnsi="Times New Roman"/>
        </w:rPr>
        <w:t xml:space="preserve"> to which a species </w:t>
      </w:r>
      <w:proofErr w:type="spellStart"/>
      <w:r>
        <w:rPr>
          <w:rFonts w:ascii="Times New Roman" w:hAnsi="Times New Roman"/>
          <w:i/>
        </w:rPr>
        <w:t>i</w:t>
      </w:r>
      <w:proofErr w:type="spellEnd"/>
      <w:r>
        <w:rPr>
          <w:rFonts w:ascii="Times New Roman" w:hAnsi="Times New Roman"/>
          <w:i/>
        </w:rPr>
        <w:t xml:space="preserve"> </w:t>
      </w:r>
      <w:r>
        <w:rPr>
          <w:rFonts w:ascii="Times New Roman" w:hAnsi="Times New Roman"/>
        </w:rPr>
        <w:t xml:space="preserve">or </w:t>
      </w:r>
      <w:r>
        <w:rPr>
          <w:rFonts w:ascii="Times New Roman" w:hAnsi="Times New Roman"/>
          <w:i/>
        </w:rPr>
        <w:t xml:space="preserve">j </w:t>
      </w:r>
      <w:r>
        <w:rPr>
          <w:rFonts w:ascii="Times New Roman" w:hAnsi="Times New Roman"/>
        </w:rPr>
        <w:t xml:space="preserve">is assigned is </w:t>
      </w:r>
      <w:proofErr w:type="spellStart"/>
      <w:r>
        <w:rPr>
          <w:rFonts w:ascii="Times New Roman" w:hAnsi="Times New Roman"/>
          <w:i/>
        </w:rPr>
        <w:t>c</w:t>
      </w:r>
      <w:r w:rsidRPr="00A46582">
        <w:rPr>
          <w:rFonts w:ascii="Times New Roman" w:hAnsi="Times New Roman"/>
          <w:i/>
          <w:vertAlign w:val="subscript"/>
        </w:rPr>
        <w:t>i</w:t>
      </w:r>
      <w:proofErr w:type="gramStart"/>
      <w:r>
        <w:rPr>
          <w:rFonts w:ascii="Times New Roman" w:hAnsi="Times New Roman"/>
          <w:i/>
        </w:rPr>
        <w:t>,c</w:t>
      </w:r>
      <w:r w:rsidRPr="00A46582">
        <w:rPr>
          <w:rFonts w:ascii="Times New Roman" w:hAnsi="Times New Roman"/>
          <w:i/>
          <w:vertAlign w:val="subscript"/>
        </w:rPr>
        <w:t>j</w:t>
      </w:r>
      <w:proofErr w:type="spellEnd"/>
      <w:proofErr w:type="gramEnd"/>
      <w:r>
        <w:rPr>
          <w:rFonts w:ascii="Times New Roman" w:hAnsi="Times New Roman"/>
        </w:rPr>
        <w:t xml:space="preserve">. </w:t>
      </w:r>
      <w:r w:rsidR="00D846E2">
        <w:rPr>
          <w:rFonts w:ascii="Times New Roman" w:hAnsi="Times New Roman"/>
        </w:rPr>
        <w:t>T</w:t>
      </w:r>
      <w:r>
        <w:rPr>
          <w:rFonts w:ascii="Times New Roman" w:hAnsi="Times New Roman"/>
        </w:rPr>
        <w:t xml:space="preserve">he indicator function </w:t>
      </w:r>
      <w:r>
        <w:rPr>
          <w:rFonts w:ascii="Times New Roman" w:hAnsi="Times New Roman"/>
        </w:rPr>
        <w:sym w:font="Symbol" w:char="F064"/>
      </w:r>
      <w:r>
        <w:rPr>
          <w:rFonts w:ascii="Times New Roman" w:hAnsi="Times New Roman"/>
        </w:rPr>
        <w:t>(</w:t>
      </w:r>
      <w:proofErr w:type="spellStart"/>
      <w:r>
        <w:rPr>
          <w:rFonts w:ascii="Times New Roman" w:hAnsi="Times New Roman"/>
          <w:i/>
        </w:rPr>
        <w:t>c</w:t>
      </w:r>
      <w:r w:rsidRPr="00A46582">
        <w:rPr>
          <w:rFonts w:ascii="Times New Roman" w:hAnsi="Times New Roman"/>
          <w:i/>
          <w:vertAlign w:val="subscript"/>
        </w:rPr>
        <w:t>i</w:t>
      </w:r>
      <w:proofErr w:type="gramStart"/>
      <w:r>
        <w:rPr>
          <w:rFonts w:ascii="Times New Roman" w:hAnsi="Times New Roman"/>
          <w:i/>
        </w:rPr>
        <w:t>,c</w:t>
      </w:r>
      <w:r w:rsidRPr="00A46582">
        <w:rPr>
          <w:rFonts w:ascii="Times New Roman" w:hAnsi="Times New Roman"/>
          <w:i/>
          <w:vertAlign w:val="subscript"/>
        </w:rPr>
        <w:t>j</w:t>
      </w:r>
      <w:proofErr w:type="spellEnd"/>
      <w:proofErr w:type="gramEnd"/>
      <w:r>
        <w:rPr>
          <w:rFonts w:ascii="Times New Roman" w:hAnsi="Times New Roman"/>
        </w:rPr>
        <w:t xml:space="preserve">) = 1 if </w:t>
      </w:r>
      <w:r w:rsidRPr="00A46582">
        <w:rPr>
          <w:rFonts w:ascii="Times New Roman" w:hAnsi="Times New Roman"/>
          <w:i/>
        </w:rPr>
        <w:t>c</w:t>
      </w:r>
      <w:r w:rsidRPr="00A46582">
        <w:rPr>
          <w:rFonts w:ascii="Times New Roman" w:hAnsi="Times New Roman"/>
          <w:i/>
          <w:vertAlign w:val="subscript"/>
        </w:rPr>
        <w:t>i</w:t>
      </w:r>
      <w:r>
        <w:rPr>
          <w:rFonts w:ascii="Times New Roman" w:hAnsi="Times New Roman"/>
        </w:rPr>
        <w:t xml:space="preserve"> = </w:t>
      </w:r>
      <w:proofErr w:type="spellStart"/>
      <w:r w:rsidRPr="00A46582">
        <w:rPr>
          <w:rFonts w:ascii="Times New Roman" w:hAnsi="Times New Roman"/>
          <w:i/>
        </w:rPr>
        <w:t>c</w:t>
      </w:r>
      <w:r w:rsidRPr="00A46582">
        <w:rPr>
          <w:rFonts w:ascii="Times New Roman" w:hAnsi="Times New Roman"/>
          <w:i/>
          <w:vertAlign w:val="subscript"/>
        </w:rPr>
        <w:t>j</w:t>
      </w:r>
      <w:proofErr w:type="spellEnd"/>
      <w:r w:rsidRPr="00A46582">
        <w:rPr>
          <w:rFonts w:ascii="Times New Roman" w:hAnsi="Times New Roman"/>
          <w:i/>
        </w:rPr>
        <w:t xml:space="preserve"> </w:t>
      </w:r>
      <w:r>
        <w:rPr>
          <w:rFonts w:ascii="Times New Roman" w:hAnsi="Times New Roman"/>
        </w:rPr>
        <w:t xml:space="preserve">and 0 if </w:t>
      </w:r>
      <w:r w:rsidRPr="00A46582">
        <w:rPr>
          <w:rFonts w:ascii="Times New Roman" w:hAnsi="Times New Roman"/>
          <w:i/>
        </w:rPr>
        <w:t>c</w:t>
      </w:r>
      <w:r w:rsidRPr="00A46582">
        <w:rPr>
          <w:rFonts w:ascii="Times New Roman" w:hAnsi="Times New Roman"/>
          <w:i/>
          <w:vertAlign w:val="subscript"/>
        </w:rPr>
        <w:t>i</w:t>
      </w:r>
      <w:r>
        <w:rPr>
          <w:rFonts w:ascii="Times New Roman" w:hAnsi="Times New Roman"/>
        </w:rPr>
        <w:t xml:space="preserve"> </w:t>
      </w:r>
      <w:r>
        <w:rPr>
          <w:rFonts w:ascii="Times New Roman" w:hAnsi="Times New Roman"/>
        </w:rPr>
        <w:sym w:font="Symbol" w:char="F0B9"/>
      </w:r>
      <w:r>
        <w:rPr>
          <w:rFonts w:ascii="Times New Roman" w:hAnsi="Times New Roman"/>
        </w:rPr>
        <w:t xml:space="preserve"> </w:t>
      </w:r>
      <w:proofErr w:type="spellStart"/>
      <w:r w:rsidRPr="00A46582">
        <w:rPr>
          <w:rFonts w:ascii="Times New Roman" w:hAnsi="Times New Roman"/>
          <w:i/>
        </w:rPr>
        <w:t>c</w:t>
      </w:r>
      <w:r w:rsidRPr="00A46582">
        <w:rPr>
          <w:rFonts w:ascii="Times New Roman" w:hAnsi="Times New Roman"/>
          <w:i/>
          <w:vertAlign w:val="subscript"/>
        </w:rPr>
        <w:t>j</w:t>
      </w:r>
      <w:proofErr w:type="spellEnd"/>
      <w:r>
        <w:rPr>
          <w:rFonts w:ascii="Times New Roman" w:hAnsi="Times New Roman"/>
        </w:rPr>
        <w:t>.</w:t>
      </w:r>
      <w:commentRangeEnd w:id="93"/>
      <w:r w:rsidR="009E7717">
        <w:rPr>
          <w:rStyle w:val="CommentReference"/>
          <w:vanish/>
        </w:rPr>
        <w:commentReference w:id="93"/>
      </w:r>
      <w:r>
        <w:rPr>
          <w:rFonts w:ascii="Times New Roman" w:hAnsi="Times New Roman"/>
        </w:rPr>
        <w:t xml:space="preserve"> </w:t>
      </w:r>
      <w:r>
        <w:rPr>
          <w:rFonts w:ascii="Times New Roman" w:hAnsi="Times New Roman"/>
          <w:i/>
        </w:rPr>
        <w:t xml:space="preserve">Q </w:t>
      </w:r>
      <w:r>
        <w:rPr>
          <w:rFonts w:ascii="Times New Roman" w:hAnsi="Times New Roman"/>
        </w:rPr>
        <w:t>ranges from 0, which means the community has no more links wit</w:t>
      </w:r>
      <w:r w:rsidR="00D846E2">
        <w:rPr>
          <w:rFonts w:ascii="Times New Roman" w:hAnsi="Times New Roman"/>
        </w:rPr>
        <w:t>hin compartments</w:t>
      </w:r>
      <w:r>
        <w:rPr>
          <w:rFonts w:ascii="Times New Roman" w:hAnsi="Times New Roman"/>
        </w:rPr>
        <w:t xml:space="preserve"> than expected by random chance, to a maximum value of 1</w:t>
      </w:r>
      <w:commentRangeStart w:id="94"/>
      <w:ins w:id="95" w:author="Mariano A. Rodriguez-Cabal" w:date="2014-08-26T12:49:00Z">
        <w:r w:rsidR="004C4F04">
          <w:rPr>
            <w:rFonts w:ascii="Times New Roman" w:hAnsi="Times New Roman"/>
          </w:rPr>
          <w:t xml:space="preserve">, which </w:t>
        </w:r>
      </w:ins>
      <w:del w:id="96" w:author="Mariano A. Rodriguez-Cabal" w:date="2014-08-26T12:49:00Z">
        <w:r w:rsidDel="004C4F04">
          <w:rPr>
            <w:rFonts w:ascii="Times New Roman" w:hAnsi="Times New Roman"/>
          </w:rPr>
          <w:delText xml:space="preserve">. Higher values of </w:delText>
        </w:r>
        <w:r w:rsidDel="004C4F04">
          <w:rPr>
            <w:rFonts w:ascii="Times New Roman" w:hAnsi="Times New Roman"/>
            <w:i/>
          </w:rPr>
          <w:delText xml:space="preserve">Q </w:delText>
        </w:r>
      </w:del>
      <w:r w:rsidR="00D846E2">
        <w:rPr>
          <w:rFonts w:ascii="Times New Roman" w:hAnsi="Times New Roman"/>
        </w:rPr>
        <w:t>indicate</w:t>
      </w:r>
      <w:ins w:id="97" w:author="Mariano A. Rodriguez-Cabal" w:date="2014-08-26T12:49:00Z">
        <w:r w:rsidR="004C4F04">
          <w:rPr>
            <w:rFonts w:ascii="Times New Roman" w:hAnsi="Times New Roman"/>
          </w:rPr>
          <w:t>s</w:t>
        </w:r>
      </w:ins>
      <w:r w:rsidR="00D846E2">
        <w:rPr>
          <w:rFonts w:ascii="Times New Roman" w:hAnsi="Times New Roman"/>
        </w:rPr>
        <w:t xml:space="preserve"> </w:t>
      </w:r>
      <w:commentRangeEnd w:id="94"/>
      <w:r w:rsidR="00254C23">
        <w:rPr>
          <w:rStyle w:val="CommentReference"/>
          <w:vanish/>
        </w:rPr>
        <w:commentReference w:id="94"/>
      </w:r>
      <w:r w:rsidR="00D846E2">
        <w:rPr>
          <w:rFonts w:ascii="Times New Roman" w:hAnsi="Times New Roman"/>
        </w:rPr>
        <w:t>increasing</w:t>
      </w:r>
      <w:r>
        <w:rPr>
          <w:rFonts w:ascii="Times New Roman" w:hAnsi="Times New Roman"/>
        </w:rPr>
        <w:t xml:space="preserve"> support for the division</w:t>
      </w:r>
      <w:r w:rsidR="00D846E2">
        <w:rPr>
          <w:rFonts w:ascii="Times New Roman" w:hAnsi="Times New Roman"/>
        </w:rPr>
        <w:t xml:space="preserve"> of a network into compartments</w:t>
      </w:r>
      <w:r>
        <w:rPr>
          <w:rFonts w:ascii="Times New Roman" w:hAnsi="Times New Roman"/>
        </w:rPr>
        <w:t>.</w:t>
      </w:r>
      <w:r w:rsidR="00BA7212">
        <w:rPr>
          <w:rFonts w:ascii="Times New Roman" w:hAnsi="Times New Roman"/>
        </w:rPr>
        <w:t xml:space="preserve"> </w:t>
      </w:r>
      <w:commentRangeStart w:id="98"/>
      <w:r w:rsidR="00BA7212">
        <w:rPr>
          <w:rFonts w:ascii="Times New Roman" w:hAnsi="Times New Roman"/>
        </w:rPr>
        <w:t>Since</w:t>
      </w:r>
      <w:commentRangeEnd w:id="98"/>
      <w:r w:rsidR="000824A4">
        <w:rPr>
          <w:rStyle w:val="CommentReference"/>
          <w:vanish/>
        </w:rPr>
        <w:commentReference w:id="98"/>
      </w:r>
      <w:r w:rsidR="00BA7212">
        <w:rPr>
          <w:rFonts w:ascii="Times New Roman" w:hAnsi="Times New Roman"/>
        </w:rPr>
        <w:t xml:space="preserve"> </w:t>
      </w:r>
      <w:r w:rsidR="00BA7212">
        <w:rPr>
          <w:rFonts w:ascii="Times New Roman" w:hAnsi="Times New Roman"/>
          <w:i/>
        </w:rPr>
        <w:t xml:space="preserve">Q </w:t>
      </w:r>
      <w:r w:rsidR="00BA7212">
        <w:rPr>
          <w:rFonts w:ascii="Times New Roman" w:hAnsi="Times New Roman"/>
        </w:rPr>
        <w:t xml:space="preserve">is determined by an </w:t>
      </w:r>
      <w:r w:rsidR="005C2B27">
        <w:rPr>
          <w:rFonts w:ascii="Times New Roman" w:hAnsi="Times New Roman"/>
        </w:rPr>
        <w:t>optimality function and is susceptible to being trapped at local optima, we repeated this calculation</w:t>
      </w:r>
      <w:r w:rsidR="00BA7212">
        <w:rPr>
          <w:rFonts w:ascii="Times New Roman" w:hAnsi="Times New Roman"/>
        </w:rPr>
        <w:t xml:space="preserve"> 100 </w:t>
      </w:r>
      <w:r w:rsidR="005C2B27">
        <w:rPr>
          <w:rFonts w:ascii="Times New Roman" w:hAnsi="Times New Roman"/>
        </w:rPr>
        <w:t xml:space="preserve">times and used the iteration with the highest </w:t>
      </w:r>
      <w:r w:rsidR="005C2B27">
        <w:rPr>
          <w:rFonts w:ascii="Times New Roman" w:hAnsi="Times New Roman"/>
          <w:i/>
        </w:rPr>
        <w:t xml:space="preserve">Q </w:t>
      </w:r>
      <w:r w:rsidR="005C2B27">
        <w:rPr>
          <w:rFonts w:ascii="Times New Roman" w:hAnsi="Times New Roman"/>
        </w:rPr>
        <w:t>value to identify the compartments within our network.</w:t>
      </w:r>
    </w:p>
    <w:p w:rsidR="007A431E" w:rsidRDefault="005C2B27" w:rsidP="003D153B">
      <w:pPr>
        <w:spacing w:line="480" w:lineRule="auto"/>
        <w:rPr>
          <w:rFonts w:ascii="Times New Roman" w:hAnsi="Times New Roman"/>
        </w:rPr>
      </w:pPr>
      <w:r>
        <w:rPr>
          <w:rFonts w:ascii="Times New Roman" w:hAnsi="Times New Roman"/>
        </w:rPr>
        <w:t xml:space="preserve"> </w:t>
      </w:r>
    </w:p>
    <w:p w:rsidR="003A1C1F" w:rsidRPr="005C2B27" w:rsidRDefault="003D153B" w:rsidP="003D153B">
      <w:pPr>
        <w:spacing w:line="480" w:lineRule="auto"/>
        <w:rPr>
          <w:rFonts w:ascii="Times New Roman" w:hAnsi="Times New Roman"/>
        </w:rPr>
      </w:pPr>
      <w:r w:rsidRPr="006776CD">
        <w:rPr>
          <w:rFonts w:ascii="Times New Roman" w:hAnsi="Times New Roman"/>
        </w:rPr>
        <w:t xml:space="preserve">Since </w:t>
      </w:r>
      <w:r w:rsidR="005C2B27">
        <w:rPr>
          <w:rFonts w:ascii="Times New Roman" w:hAnsi="Times New Roman"/>
        </w:rPr>
        <w:t xml:space="preserve">the magnitude of </w:t>
      </w:r>
      <w:r w:rsidRPr="006776CD">
        <w:rPr>
          <w:rFonts w:ascii="Times New Roman" w:hAnsi="Times New Roman"/>
          <w:i/>
        </w:rPr>
        <w:t>Q</w:t>
      </w:r>
      <w:r w:rsidRPr="006776CD">
        <w:rPr>
          <w:rFonts w:ascii="Times New Roman" w:hAnsi="Times New Roman"/>
        </w:rPr>
        <w:t xml:space="preserve"> </w:t>
      </w:r>
      <w:ins w:id="99" w:author="Matthew Barbour" w:date="2014-10-26T10:13:00Z">
        <w:r w:rsidR="009E7717">
          <w:rPr>
            <w:rFonts w:ascii="Times New Roman" w:hAnsi="Times New Roman"/>
          </w:rPr>
          <w:t xml:space="preserve">will be </w:t>
        </w:r>
      </w:ins>
      <w:del w:id="100" w:author="Matthew Barbour" w:date="2014-10-26T10:13:00Z">
        <w:r w:rsidRPr="006776CD" w:rsidDel="009E7717">
          <w:rPr>
            <w:rFonts w:ascii="Times New Roman" w:hAnsi="Times New Roman"/>
          </w:rPr>
          <w:delText xml:space="preserve">is </w:delText>
        </w:r>
      </w:del>
      <w:r w:rsidRPr="006776CD">
        <w:rPr>
          <w:rFonts w:ascii="Times New Roman" w:hAnsi="Times New Roman"/>
        </w:rPr>
        <w:t xml:space="preserve">influenced by the number of </w:t>
      </w:r>
      <w:ins w:id="101" w:author="Matthew Barbour" w:date="2014-10-26T10:14:00Z">
        <w:r w:rsidR="009E7717">
          <w:rPr>
            <w:rFonts w:ascii="Times New Roman" w:hAnsi="Times New Roman"/>
          </w:rPr>
          <w:t>genotypes and species</w:t>
        </w:r>
      </w:ins>
      <w:commentRangeStart w:id="102"/>
      <w:commentRangeStart w:id="103"/>
      <w:del w:id="104" w:author="Matthew Barbour" w:date="2014-10-26T10:14:00Z">
        <w:r w:rsidDel="009E7717">
          <w:rPr>
            <w:rFonts w:ascii="Times New Roman" w:hAnsi="Times New Roman"/>
          </w:rPr>
          <w:delText>nodes</w:delText>
        </w:r>
      </w:del>
      <w:r w:rsidRPr="006776CD">
        <w:rPr>
          <w:rFonts w:ascii="Times New Roman" w:hAnsi="Times New Roman"/>
        </w:rPr>
        <w:t xml:space="preserve"> </w:t>
      </w:r>
      <w:commentRangeEnd w:id="102"/>
      <w:r w:rsidR="003E4009">
        <w:rPr>
          <w:rStyle w:val="CommentReference"/>
          <w:vanish/>
        </w:rPr>
        <w:commentReference w:id="102"/>
      </w:r>
      <w:commentRangeEnd w:id="103"/>
      <w:r w:rsidR="00610757">
        <w:rPr>
          <w:rStyle w:val="CommentReference"/>
        </w:rPr>
        <w:commentReference w:id="103"/>
      </w:r>
      <w:r w:rsidRPr="006776CD">
        <w:rPr>
          <w:rFonts w:ascii="Times New Roman" w:hAnsi="Times New Roman"/>
        </w:rPr>
        <w:t>in the network</w:t>
      </w:r>
      <w:ins w:id="105" w:author="Matthew Barbour" w:date="2014-10-26T10:17:00Z">
        <w:r w:rsidR="009E7717">
          <w:rPr>
            <w:rFonts w:ascii="Times New Roman" w:hAnsi="Times New Roman"/>
          </w:rPr>
          <w:t>, and the number and strength of interactions</w:t>
        </w:r>
      </w:ins>
      <w:del w:id="106" w:author="Matthew Barbour" w:date="2014-10-26T10:17:00Z">
        <w:r w:rsidRPr="006776CD" w:rsidDel="009E7717">
          <w:rPr>
            <w:rFonts w:ascii="Times New Roman" w:hAnsi="Times New Roman"/>
          </w:rPr>
          <w:delText>,</w:delText>
        </w:r>
      </w:del>
      <w:r w:rsidRPr="006776CD">
        <w:rPr>
          <w:rFonts w:ascii="Times New Roman" w:hAnsi="Times New Roman"/>
        </w:rPr>
        <w:t xml:space="preserve"> the </w:t>
      </w:r>
      <w:commentRangeStart w:id="107"/>
      <w:r w:rsidRPr="006776CD">
        <w:rPr>
          <w:rFonts w:ascii="Times New Roman" w:hAnsi="Times New Roman"/>
        </w:rPr>
        <w:t xml:space="preserve">number </w:t>
      </w:r>
      <w:proofErr w:type="gramStart"/>
      <w:r w:rsidRPr="006776CD">
        <w:rPr>
          <w:rFonts w:ascii="Times New Roman" w:hAnsi="Times New Roman"/>
        </w:rPr>
        <w:t>of</w:t>
      </w:r>
      <w:ins w:id="108" w:author="Matthew Barbour" w:date="2014-10-26T10:15:00Z">
        <w:r w:rsidR="009E7717">
          <w:rPr>
            <w:rFonts w:ascii="Times New Roman" w:hAnsi="Times New Roman"/>
          </w:rPr>
          <w:t xml:space="preserve"> </w:t>
        </w:r>
      </w:ins>
      <w:r w:rsidRPr="006776CD">
        <w:rPr>
          <w:rFonts w:ascii="Times New Roman" w:hAnsi="Times New Roman"/>
        </w:rPr>
        <w:t xml:space="preserve"> links</w:t>
      </w:r>
      <w:proofErr w:type="gramEnd"/>
      <w:r w:rsidRPr="006776CD">
        <w:rPr>
          <w:rFonts w:ascii="Times New Roman" w:hAnsi="Times New Roman"/>
        </w:rPr>
        <w:t xml:space="preserve"> between </w:t>
      </w:r>
      <w:r>
        <w:rPr>
          <w:rFonts w:ascii="Times New Roman" w:hAnsi="Times New Roman"/>
        </w:rPr>
        <w:t>nodes</w:t>
      </w:r>
      <w:commentRangeEnd w:id="107"/>
      <w:r w:rsidR="003E4009">
        <w:rPr>
          <w:rStyle w:val="CommentReference"/>
          <w:vanish/>
        </w:rPr>
        <w:commentReference w:id="107"/>
      </w:r>
      <w:r w:rsidRPr="006776CD">
        <w:rPr>
          <w:rFonts w:ascii="Times New Roman" w:hAnsi="Times New Roman"/>
        </w:rPr>
        <w:t xml:space="preserve">, and </w:t>
      </w:r>
      <w:commentRangeStart w:id="109"/>
      <w:r w:rsidRPr="006776CD">
        <w:rPr>
          <w:rFonts w:ascii="Times New Roman" w:hAnsi="Times New Roman"/>
        </w:rPr>
        <w:t xml:space="preserve">the total number of </w:t>
      </w:r>
      <w:r>
        <w:rPr>
          <w:rFonts w:ascii="Times New Roman" w:hAnsi="Times New Roman"/>
        </w:rPr>
        <w:t>links</w:t>
      </w:r>
      <w:r w:rsidRPr="006776CD">
        <w:rPr>
          <w:rFonts w:ascii="Times New Roman" w:hAnsi="Times New Roman"/>
        </w:rPr>
        <w:t xml:space="preserve"> observed </w:t>
      </w:r>
      <w:commentRangeEnd w:id="109"/>
      <w:r w:rsidR="003E4009">
        <w:rPr>
          <w:rStyle w:val="CommentReference"/>
          <w:vanish/>
        </w:rPr>
        <w:commentReference w:id="109"/>
      </w:r>
      <w:r w:rsidR="009D6A0D" w:rsidRPr="006776CD">
        <w:rPr>
          <w:rFonts w:ascii="Times New Roman" w:hAnsi="Times New Roman"/>
        </w:rPr>
        <w:fldChar w:fldCharType="begin"/>
      </w:r>
      <w:r w:rsidR="00026265">
        <w:rPr>
          <w:rFonts w:ascii="Times New Roman" w:hAnsi="Times New Roman"/>
        </w:rPr>
        <w:instrText>ADDIN CSL_CITATION {"mendeley": {"previouslyFormattedCitation": "(Dormann &amp; Strauss, 2013; Th\u00e9bault, 2012)"}, "citationItems": [{"uris": ["http://www.mendeley.com/documents/?uuid=e7293999-b151-426d-b81f-362bd657bdbb"], "id": "ITEM-1", "itemData": {"DOI": "10.1111/jbi.12015", "author": [{"given": "Elisa", "dropping-particle": "", "suffix": "", "family": "Th\u00e9bault", "parse-names": false, "non-dropping-particle": ""}], "issued": {"date-parts": [["2012", "11", "27"]]}, "ISSN": "03050270", "page": "n/a-n/a", "editor": [{"given": "Joseph", "dropping-particle": "", "suffix": "", "family": "Veech", "parse-names": false, "non-dropping-particle": ""}], "container-title": "Journal of Biogeography", "title": "Identifying compartments in presence-absence matrices and bipartite networks: insights into modularity measures", "type": "article-journal", "id": "ITEM-1"}}, {"uris": ["http://www.mendeley.com/documents/?uuid=f1ca026d-b457-4e37-8251-f28de14eb7a6"], "id": "ITEM-2", "itemData": {"title": "Detecting modules in quantitative bipartite networks : the QuaBiMo algorithm", "issued": {"date-parts": [["2013"]]}, "author": [{"given": "Carsten F", "dropping-particle": "", "suffix": "", "family": "Dormann", "parse-names": false, "non-dropping-particle": ""}, {"given": "Roben", "dropping-particle": "", "suffix": "", "family": "Strauss", "parse-names": false, "non-dropping-particle": ""}], "container-title": "arXiv", "type": "article-journal", "id": "ITEM-2"}}], "properties": {"noteIndex": 0}, "schema": "https://github.com/citation-style-language/schema/raw/master/csl-citation.json"}</w:instrText>
      </w:r>
      <w:r w:rsidR="009D6A0D" w:rsidRPr="006776CD">
        <w:rPr>
          <w:rFonts w:ascii="Times New Roman" w:hAnsi="Times New Roman"/>
        </w:rPr>
        <w:fldChar w:fldCharType="separate"/>
      </w:r>
      <w:r w:rsidRPr="006776CD">
        <w:rPr>
          <w:rFonts w:ascii="Times New Roman" w:hAnsi="Times New Roman"/>
          <w:noProof/>
        </w:rPr>
        <w:t>(Dormann &amp; Strauss, 2013; Thébault, 2012)</w:t>
      </w:r>
      <w:r w:rsidR="009D6A0D" w:rsidRPr="006776CD">
        <w:rPr>
          <w:rFonts w:ascii="Times New Roman" w:hAnsi="Times New Roman"/>
        </w:rPr>
        <w:fldChar w:fldCharType="end"/>
      </w:r>
      <w:r>
        <w:rPr>
          <w:rFonts w:ascii="Times New Roman" w:hAnsi="Times New Roman"/>
        </w:rPr>
        <w:t>, we used a conservative</w:t>
      </w:r>
      <w:r w:rsidRPr="006776CD">
        <w:rPr>
          <w:rFonts w:ascii="Times New Roman" w:hAnsi="Times New Roman"/>
        </w:rPr>
        <w:t xml:space="preserve"> null model to examine whether the </w:t>
      </w:r>
      <w:r>
        <w:rPr>
          <w:rFonts w:ascii="Times New Roman" w:hAnsi="Times New Roman"/>
        </w:rPr>
        <w:t>degree of compartmentalization we observed was</w:t>
      </w:r>
      <w:r w:rsidRPr="006776CD">
        <w:rPr>
          <w:rFonts w:ascii="Times New Roman" w:hAnsi="Times New Roman"/>
        </w:rPr>
        <w:t xml:space="preserve"> signi</w:t>
      </w:r>
      <w:r>
        <w:rPr>
          <w:rFonts w:ascii="Times New Roman" w:hAnsi="Times New Roman"/>
        </w:rPr>
        <w:t>ficantly different from what we</w:t>
      </w:r>
      <w:r w:rsidRPr="006776CD">
        <w:rPr>
          <w:rFonts w:ascii="Times New Roman" w:hAnsi="Times New Roman"/>
        </w:rPr>
        <w:t xml:space="preserve"> would expect </w:t>
      </w:r>
      <w:r>
        <w:rPr>
          <w:rFonts w:ascii="Times New Roman" w:hAnsi="Times New Roman"/>
        </w:rPr>
        <w:t xml:space="preserve">by chance. Specifically, we used a swapping algorithm that randomized the observed interaction values in the bipartite matrix while preserving </w:t>
      </w:r>
      <w:r w:rsidR="005C2B27">
        <w:rPr>
          <w:rFonts w:ascii="Times New Roman" w:hAnsi="Times New Roman"/>
        </w:rPr>
        <w:t xml:space="preserve">both the row and columns totals and </w:t>
      </w:r>
      <w:r>
        <w:rPr>
          <w:rFonts w:ascii="Times New Roman" w:hAnsi="Times New Roman"/>
        </w:rPr>
        <w:t xml:space="preserve">the number of realized interactions (i.e., </w:t>
      </w:r>
      <w:proofErr w:type="spellStart"/>
      <w:r>
        <w:rPr>
          <w:rFonts w:ascii="Times New Roman" w:hAnsi="Times New Roman"/>
        </w:rPr>
        <w:t>connectance</w:t>
      </w:r>
      <w:proofErr w:type="spellEnd"/>
      <w:r>
        <w:rPr>
          <w:rFonts w:ascii="Times New Roman" w:hAnsi="Times New Roman"/>
        </w:rPr>
        <w:t xml:space="preserve">) </w:t>
      </w:r>
      <w:r w:rsidR="003A1C1F">
        <w:rPr>
          <w:rFonts w:ascii="Times New Roman" w:hAnsi="Times New Roman"/>
        </w:rPr>
        <w:t xml:space="preserve">from the original network. </w:t>
      </w:r>
      <w:r w:rsidR="005C2B27">
        <w:rPr>
          <w:rFonts w:ascii="Times New Roman" w:hAnsi="Times New Roman"/>
        </w:rPr>
        <w:t xml:space="preserve">Both the modularity and null model analysis were conducted with the </w:t>
      </w:r>
      <w:r w:rsidR="005C2B27">
        <w:rPr>
          <w:rFonts w:ascii="Times New Roman" w:hAnsi="Times New Roman"/>
          <w:i/>
        </w:rPr>
        <w:t xml:space="preserve">bipartite </w:t>
      </w:r>
      <w:r w:rsidR="005C2B27">
        <w:rPr>
          <w:rFonts w:ascii="Times New Roman" w:hAnsi="Times New Roman"/>
        </w:rPr>
        <w:t>package in R (</w:t>
      </w:r>
      <w:proofErr w:type="spellStart"/>
      <w:r w:rsidR="005C2B27">
        <w:rPr>
          <w:rFonts w:ascii="Times New Roman" w:hAnsi="Times New Roman"/>
        </w:rPr>
        <w:t>Dormann</w:t>
      </w:r>
      <w:proofErr w:type="spellEnd"/>
      <w:r w:rsidR="005C2B27">
        <w:rPr>
          <w:rFonts w:ascii="Times New Roman" w:hAnsi="Times New Roman"/>
        </w:rPr>
        <w:t xml:space="preserve"> R citation; R Development Core Team 2014).</w:t>
      </w:r>
    </w:p>
    <w:p w:rsidR="003A1C1F" w:rsidRDefault="003A1C1F" w:rsidP="003D153B">
      <w:pPr>
        <w:spacing w:line="480" w:lineRule="auto"/>
        <w:rPr>
          <w:rFonts w:ascii="Times New Roman" w:hAnsi="Times New Roman"/>
        </w:rPr>
      </w:pPr>
    </w:p>
    <w:p w:rsidR="000F365E" w:rsidDel="00FB6C0D" w:rsidRDefault="004178CE" w:rsidP="003D153B">
      <w:pPr>
        <w:spacing w:line="480" w:lineRule="auto"/>
        <w:rPr>
          <w:del w:id="110" w:author="Matthew Barbour" w:date="2014-09-26T11:51:00Z"/>
          <w:rFonts w:ascii="Times New Roman" w:hAnsi="Times New Roman" w:cs="Times New Roman"/>
          <w:b/>
        </w:rPr>
      </w:pPr>
      <w:del w:id="111" w:author="Matthew Barbour" w:date="2014-09-26T11:51:00Z">
        <w:r w:rsidRPr="004178CE" w:rsidDel="00FB6C0D">
          <w:rPr>
            <w:rFonts w:ascii="Times New Roman" w:hAnsi="Times New Roman" w:cs="Times New Roman"/>
            <w:b/>
          </w:rPr>
          <w:delText>Which processes drive the dissimilarity in network structure among different compartments?</w:delText>
        </w:r>
      </w:del>
    </w:p>
    <w:p w:rsidR="00DD6759" w:rsidRDefault="00AE077C" w:rsidP="003D153B">
      <w:pPr>
        <w:spacing w:line="480" w:lineRule="auto"/>
        <w:rPr>
          <w:rFonts w:ascii="Times New Roman" w:hAnsi="Times New Roman" w:cs="Times New Roman"/>
        </w:rPr>
      </w:pPr>
      <w:r>
        <w:rPr>
          <w:rFonts w:ascii="Times New Roman" w:hAnsi="Times New Roman" w:cs="Times New Roman"/>
        </w:rPr>
        <w:t>We measured dissimilarity between networks by analyzing differences in the composition of their links (i.e., species interactions) (</w:t>
      </w:r>
      <w:proofErr w:type="spellStart"/>
      <w:r w:rsidR="00E87A1D">
        <w:rPr>
          <w:rFonts w:ascii="Times New Roman" w:hAnsi="Times New Roman" w:cs="Times New Roman"/>
        </w:rPr>
        <w:t>Poisot</w:t>
      </w:r>
      <w:proofErr w:type="spellEnd"/>
      <w:r w:rsidR="00E87A1D">
        <w:rPr>
          <w:rFonts w:ascii="Times New Roman" w:hAnsi="Times New Roman" w:cs="Times New Roman"/>
        </w:rPr>
        <w:t xml:space="preserve"> et al.</w:t>
      </w:r>
      <w:r>
        <w:rPr>
          <w:rFonts w:ascii="Times New Roman" w:hAnsi="Times New Roman" w:cs="Times New Roman"/>
        </w:rPr>
        <w:t xml:space="preserve"> </w:t>
      </w:r>
      <w:r w:rsidR="00E87A1D">
        <w:rPr>
          <w:rFonts w:ascii="Times New Roman" w:hAnsi="Times New Roman" w:cs="Times New Roman"/>
        </w:rPr>
        <w:t>2012)</w:t>
      </w:r>
      <w:r w:rsidR="00043648">
        <w:rPr>
          <w:rFonts w:ascii="Times New Roman" w:hAnsi="Times New Roman" w:cs="Times New Roman"/>
        </w:rPr>
        <w:t xml:space="preserve">. These differences in link composition can then be partitioned into species turnover and </w:t>
      </w:r>
      <w:r w:rsidR="00E87A1D">
        <w:rPr>
          <w:rFonts w:ascii="Times New Roman" w:hAnsi="Times New Roman" w:cs="Times New Roman"/>
        </w:rPr>
        <w:t>interaction</w:t>
      </w:r>
      <w:r w:rsidR="00043648">
        <w:rPr>
          <w:rFonts w:ascii="Times New Roman" w:hAnsi="Times New Roman" w:cs="Times New Roman"/>
        </w:rPr>
        <w:t xml:space="preserve"> components</w:t>
      </w:r>
      <w:r w:rsidR="00E87A1D">
        <w:rPr>
          <w:rFonts w:ascii="Times New Roman" w:hAnsi="Times New Roman" w:cs="Times New Roman"/>
        </w:rPr>
        <w:t>. D</w:t>
      </w:r>
      <w:r w:rsidR="00043648">
        <w:rPr>
          <w:rFonts w:ascii="Times New Roman" w:hAnsi="Times New Roman" w:cs="Times New Roman"/>
        </w:rPr>
        <w:t>ifferences due to species turnover arise from the gain/loss of species</w:t>
      </w:r>
      <w:ins w:id="112" w:author="Gregory Crutsinger" w:date="2014-10-05T10:50:00Z">
        <w:r w:rsidR="00122A04">
          <w:rPr>
            <w:rFonts w:ascii="Times New Roman" w:hAnsi="Times New Roman" w:cs="Times New Roman"/>
          </w:rPr>
          <w:t xml:space="preserve"> (either gall or parasitoid)</w:t>
        </w:r>
      </w:ins>
      <w:r w:rsidR="00043648">
        <w:rPr>
          <w:rFonts w:ascii="Times New Roman" w:hAnsi="Times New Roman" w:cs="Times New Roman"/>
        </w:rPr>
        <w:t xml:space="preserve"> </w:t>
      </w:r>
      <w:r w:rsidR="00E87A1D">
        <w:rPr>
          <w:rFonts w:ascii="Times New Roman" w:hAnsi="Times New Roman" w:cs="Times New Roman"/>
        </w:rPr>
        <w:t>altering link composition, whereas differences due to interactions</w:t>
      </w:r>
      <w:r w:rsidR="00043648">
        <w:rPr>
          <w:rFonts w:ascii="Times New Roman" w:hAnsi="Times New Roman" w:cs="Times New Roman"/>
        </w:rPr>
        <w:t xml:space="preserve"> </w:t>
      </w:r>
      <w:r w:rsidR="00E87A1D">
        <w:rPr>
          <w:rFonts w:ascii="Times New Roman" w:hAnsi="Times New Roman" w:cs="Times New Roman"/>
        </w:rPr>
        <w:t xml:space="preserve">occur when species </w:t>
      </w:r>
      <w:commentRangeStart w:id="113"/>
      <w:r w:rsidR="00E87A1D">
        <w:rPr>
          <w:rFonts w:ascii="Times New Roman" w:hAnsi="Times New Roman" w:cs="Times New Roman"/>
        </w:rPr>
        <w:t>switch the partners with which they are interacting</w:t>
      </w:r>
      <w:ins w:id="114" w:author="Gregory Crutsinger" w:date="2014-10-05T10:50:00Z">
        <w:r w:rsidR="00122A04">
          <w:rPr>
            <w:rFonts w:ascii="Times New Roman" w:hAnsi="Times New Roman" w:cs="Times New Roman"/>
          </w:rPr>
          <w:t>,</w:t>
        </w:r>
      </w:ins>
      <w:r w:rsidR="00E87A1D">
        <w:rPr>
          <w:rFonts w:ascii="Times New Roman" w:hAnsi="Times New Roman" w:cs="Times New Roman"/>
        </w:rPr>
        <w:t xml:space="preserve"> despite having the same species composition</w:t>
      </w:r>
      <w:commentRangeEnd w:id="113"/>
      <w:r w:rsidR="00122A04">
        <w:rPr>
          <w:rStyle w:val="CommentReference"/>
        </w:rPr>
        <w:commentReference w:id="113"/>
      </w:r>
      <w:r w:rsidR="00E87A1D">
        <w:rPr>
          <w:rFonts w:ascii="Times New Roman" w:hAnsi="Times New Roman" w:cs="Times New Roman"/>
        </w:rPr>
        <w:t>.</w:t>
      </w:r>
      <w:r w:rsidR="00157F4A">
        <w:rPr>
          <w:rFonts w:ascii="Times New Roman" w:hAnsi="Times New Roman" w:cs="Times New Roman"/>
        </w:rPr>
        <w:t xml:space="preserve"> </w:t>
      </w:r>
      <w:r>
        <w:rPr>
          <w:rFonts w:ascii="Times New Roman" w:hAnsi="Times New Roman" w:cs="Times New Roman"/>
        </w:rPr>
        <w:t xml:space="preserve">This </w:t>
      </w:r>
      <w:r w:rsidR="00DE37B7">
        <w:rPr>
          <w:rFonts w:ascii="Times New Roman" w:hAnsi="Times New Roman" w:cs="Times New Roman"/>
        </w:rPr>
        <w:t>fr</w:t>
      </w:r>
      <w:r w:rsidR="0032609B">
        <w:rPr>
          <w:rFonts w:ascii="Times New Roman" w:hAnsi="Times New Roman" w:cs="Times New Roman"/>
        </w:rPr>
        <w:t xml:space="preserve">amework </w:t>
      </w:r>
      <w:r w:rsidR="0085118A">
        <w:rPr>
          <w:rFonts w:ascii="Times New Roman" w:hAnsi="Times New Roman" w:cs="Times New Roman"/>
        </w:rPr>
        <w:t xml:space="preserve">works </w:t>
      </w:r>
      <w:r w:rsidR="00DE37B7">
        <w:rPr>
          <w:rFonts w:ascii="Times New Roman" w:hAnsi="Times New Roman" w:cs="Times New Roman"/>
        </w:rPr>
        <w:t xml:space="preserve">for both qualitative (i.e., presence/absence data) and quantitative networks given that an appropriate dissimilarity index </w:t>
      </w:r>
      <w:r w:rsidR="0032609B">
        <w:rPr>
          <w:rFonts w:ascii="Times New Roman" w:hAnsi="Times New Roman" w:cs="Times New Roman"/>
        </w:rPr>
        <w:t>is used</w:t>
      </w:r>
      <w:r>
        <w:rPr>
          <w:rFonts w:ascii="Times New Roman" w:hAnsi="Times New Roman" w:cs="Times New Roman"/>
        </w:rPr>
        <w:t xml:space="preserve"> (</w:t>
      </w:r>
      <w:proofErr w:type="spellStart"/>
      <w:r>
        <w:rPr>
          <w:rFonts w:ascii="Times New Roman" w:hAnsi="Times New Roman" w:cs="Times New Roman"/>
        </w:rPr>
        <w:t>Poisot</w:t>
      </w:r>
      <w:proofErr w:type="spellEnd"/>
      <w:r>
        <w:rPr>
          <w:rFonts w:ascii="Times New Roman" w:hAnsi="Times New Roman" w:cs="Times New Roman"/>
        </w:rPr>
        <w:t xml:space="preserve"> et al. 2012)</w:t>
      </w:r>
      <w:r w:rsidR="00DE37B7">
        <w:rPr>
          <w:rFonts w:ascii="Times New Roman" w:hAnsi="Times New Roman" w:cs="Times New Roman"/>
        </w:rPr>
        <w:t xml:space="preserve">. This </w:t>
      </w:r>
      <w:r w:rsidR="005C0FE8">
        <w:rPr>
          <w:rFonts w:ascii="Times New Roman" w:hAnsi="Times New Roman" w:cs="Times New Roman"/>
        </w:rPr>
        <w:t xml:space="preserve">network </w:t>
      </w:r>
      <w:r w:rsidR="00DE37B7">
        <w:rPr>
          <w:rFonts w:ascii="Times New Roman" w:hAnsi="Times New Roman" w:cs="Times New Roman"/>
        </w:rPr>
        <w:t xml:space="preserve">dissimilarity data can then be analyzed in the </w:t>
      </w:r>
      <w:commentRangeStart w:id="115"/>
      <w:r w:rsidR="00DE37B7">
        <w:rPr>
          <w:rFonts w:ascii="Times New Roman" w:hAnsi="Times New Roman" w:cs="Times New Roman"/>
        </w:rPr>
        <w:t>tra</w:t>
      </w:r>
      <w:r w:rsidR="005C0FE8">
        <w:rPr>
          <w:rFonts w:ascii="Times New Roman" w:hAnsi="Times New Roman" w:cs="Times New Roman"/>
        </w:rPr>
        <w:t xml:space="preserve">ditional framework </w:t>
      </w:r>
      <w:commentRangeEnd w:id="115"/>
      <w:r w:rsidR="00122A04">
        <w:rPr>
          <w:rStyle w:val="CommentReference"/>
        </w:rPr>
        <w:commentReference w:id="115"/>
      </w:r>
      <w:r w:rsidR="005C0FE8">
        <w:rPr>
          <w:rFonts w:ascii="Times New Roman" w:hAnsi="Times New Roman" w:cs="Times New Roman"/>
        </w:rPr>
        <w:t>used for</w:t>
      </w:r>
      <w:r w:rsidR="00DE37B7">
        <w:rPr>
          <w:rFonts w:ascii="Times New Roman" w:hAnsi="Times New Roman" w:cs="Times New Roman"/>
        </w:rPr>
        <w:t xml:space="preserve"> </w:t>
      </w:r>
      <w:r w:rsidR="005C0FE8">
        <w:rPr>
          <w:rFonts w:ascii="Times New Roman" w:hAnsi="Times New Roman" w:cs="Times New Roman"/>
        </w:rPr>
        <w:t>community composition</w:t>
      </w:r>
      <w:r w:rsidR="00157F4A">
        <w:rPr>
          <w:rFonts w:ascii="Times New Roman" w:hAnsi="Times New Roman" w:cs="Times New Roman"/>
        </w:rPr>
        <w:t xml:space="preserve"> </w:t>
      </w:r>
      <w:r w:rsidR="005C0FE8">
        <w:rPr>
          <w:rFonts w:ascii="Times New Roman" w:hAnsi="Times New Roman" w:cs="Times New Roman"/>
        </w:rPr>
        <w:t>data (Legendre’s Numerical Ecology book).</w:t>
      </w:r>
    </w:p>
    <w:p w:rsidR="008D3129" w:rsidRDefault="008D3129" w:rsidP="003D153B">
      <w:pPr>
        <w:spacing w:line="480" w:lineRule="auto"/>
        <w:rPr>
          <w:rFonts w:ascii="Times New Roman" w:hAnsi="Times New Roman" w:cs="Times New Roman"/>
        </w:rPr>
      </w:pPr>
    </w:p>
    <w:p w:rsidR="004178CE" w:rsidRPr="003817F9" w:rsidRDefault="00157F4A" w:rsidP="003D153B">
      <w:pPr>
        <w:spacing w:line="480" w:lineRule="auto"/>
        <w:rPr>
          <w:rFonts w:ascii="Times New Roman" w:hAnsi="Times New Roman" w:cs="Times New Roman"/>
        </w:rPr>
      </w:pPr>
      <w:r>
        <w:rPr>
          <w:rFonts w:ascii="Times New Roman" w:hAnsi="Times New Roman" w:cs="Times New Roman"/>
        </w:rPr>
        <w:t>To test whether different compartments corresponded to dissimilarity in herbivore-parasitoid network structure, w</w:t>
      </w:r>
      <w:r w:rsidR="008D3129">
        <w:rPr>
          <w:rFonts w:ascii="Times New Roman" w:hAnsi="Times New Roman" w:cs="Times New Roman"/>
        </w:rPr>
        <w:t xml:space="preserve">e used </w:t>
      </w:r>
      <w:proofErr w:type="spellStart"/>
      <w:r>
        <w:rPr>
          <w:rFonts w:ascii="Times New Roman" w:hAnsi="Times New Roman" w:cs="Times New Roman"/>
        </w:rPr>
        <w:t>permutational</w:t>
      </w:r>
      <w:proofErr w:type="spellEnd"/>
      <w:r>
        <w:rPr>
          <w:rFonts w:ascii="Times New Roman" w:hAnsi="Times New Roman" w:cs="Times New Roman"/>
        </w:rPr>
        <w:t xml:space="preserve"> ANOVA (PERMANOVA with </w:t>
      </w:r>
      <w:r>
        <w:rPr>
          <w:rFonts w:ascii="Times New Roman" w:hAnsi="Times New Roman" w:cs="Times New Roman"/>
          <w:i/>
        </w:rPr>
        <w:t>vegan</w:t>
      </w:r>
      <w:r>
        <w:rPr>
          <w:rFonts w:ascii="Times New Roman" w:hAnsi="Times New Roman" w:cs="Times New Roman"/>
        </w:rPr>
        <w:t xml:space="preserve"> package in R)</w:t>
      </w:r>
      <w:r w:rsidR="008D3129">
        <w:rPr>
          <w:rFonts w:ascii="Times New Roman" w:hAnsi="Times New Roman" w:cs="Times New Roman"/>
        </w:rPr>
        <w:t xml:space="preserve"> </w:t>
      </w:r>
      <w:r>
        <w:rPr>
          <w:rFonts w:ascii="Times New Roman" w:hAnsi="Times New Roman" w:cs="Times New Roman"/>
        </w:rPr>
        <w:t>on pairwise network dissimilarities (Bray-Curtis index). We then partitioned the relative contribution of species turnover and interaction components</w:t>
      </w:r>
      <w:r w:rsidR="000A4A8D">
        <w:rPr>
          <w:rFonts w:ascii="Times New Roman" w:hAnsi="Times New Roman" w:cs="Times New Roman"/>
        </w:rPr>
        <w:t xml:space="preserve"> (with </w:t>
      </w:r>
      <w:proofErr w:type="spellStart"/>
      <w:r w:rsidR="000A4A8D">
        <w:rPr>
          <w:rFonts w:ascii="Times New Roman" w:hAnsi="Times New Roman" w:cs="Times New Roman"/>
          <w:i/>
        </w:rPr>
        <w:t>betalink</w:t>
      </w:r>
      <w:proofErr w:type="spellEnd"/>
      <w:r w:rsidR="000A4A8D">
        <w:rPr>
          <w:rFonts w:ascii="Times New Roman" w:hAnsi="Times New Roman" w:cs="Times New Roman"/>
          <w:i/>
        </w:rPr>
        <w:t xml:space="preserve"> </w:t>
      </w:r>
      <w:r w:rsidR="000A4A8D">
        <w:rPr>
          <w:rFonts w:ascii="Times New Roman" w:hAnsi="Times New Roman" w:cs="Times New Roman"/>
        </w:rPr>
        <w:t>package in R)</w:t>
      </w:r>
      <w:r>
        <w:rPr>
          <w:rFonts w:ascii="Times New Roman" w:hAnsi="Times New Roman" w:cs="Times New Roman"/>
        </w:rPr>
        <w:t xml:space="preserve"> to </w:t>
      </w:r>
      <w:r w:rsidR="005C0FE8">
        <w:rPr>
          <w:rFonts w:ascii="Times New Roman" w:hAnsi="Times New Roman" w:cs="Times New Roman"/>
        </w:rPr>
        <w:t xml:space="preserve">understand the processes driving </w:t>
      </w:r>
      <w:r>
        <w:rPr>
          <w:rFonts w:ascii="Times New Roman" w:hAnsi="Times New Roman" w:cs="Times New Roman"/>
        </w:rPr>
        <w:t xml:space="preserve">network dissimilarity among compartments.  </w:t>
      </w:r>
    </w:p>
    <w:p w:rsidR="004178CE" w:rsidRDefault="004178CE" w:rsidP="003D153B">
      <w:pPr>
        <w:spacing w:line="480" w:lineRule="auto"/>
        <w:rPr>
          <w:rFonts w:ascii="Times New Roman" w:hAnsi="Times New Roman" w:cs="Times New Roman"/>
        </w:rPr>
      </w:pPr>
    </w:p>
    <w:p w:rsidR="008D45B0" w:rsidRDefault="004178CE" w:rsidP="003D153B">
      <w:pPr>
        <w:spacing w:line="480" w:lineRule="auto"/>
        <w:rPr>
          <w:rFonts w:ascii="Times New Roman" w:hAnsi="Times New Roman" w:cs="Times New Roman"/>
          <w:b/>
        </w:rPr>
      </w:pPr>
      <w:r w:rsidRPr="004178CE">
        <w:rPr>
          <w:rFonts w:ascii="Times New Roman" w:hAnsi="Times New Roman" w:cs="Times New Roman"/>
          <w:b/>
        </w:rPr>
        <w:t xml:space="preserve">Which plant and herbivore traits </w:t>
      </w:r>
      <w:r w:rsidR="00FB6C0D">
        <w:rPr>
          <w:rFonts w:ascii="Times New Roman" w:hAnsi="Times New Roman" w:cs="Times New Roman"/>
          <w:b/>
        </w:rPr>
        <w:t xml:space="preserve">underlie changes in network structure? </w:t>
      </w:r>
    </w:p>
    <w:p w:rsidR="006F378F" w:rsidRDefault="008D45B0" w:rsidP="006F378F">
      <w:pPr>
        <w:numPr>
          <w:ins w:id="116" w:author="Matthew Barbour" w:date="2014-10-27T11:22:00Z"/>
        </w:numPr>
        <w:spacing w:line="480" w:lineRule="auto"/>
        <w:rPr>
          <w:ins w:id="117" w:author="Matthew Barbour" w:date="2014-10-27T11:22:00Z"/>
          <w:rFonts w:ascii="Times New Roman" w:hAnsi="Times New Roman" w:cs="Times New Roman"/>
          <w:b/>
        </w:rPr>
      </w:pPr>
      <w:ins w:id="118" w:author="Matthew Barbour" w:date="2014-10-27T09:59:00Z">
        <w:r w:rsidRPr="008D45B0">
          <w:rPr>
            <w:rFonts w:ascii="Times New Roman" w:hAnsi="Times New Roman" w:cs="Times New Roman"/>
            <w:b/>
            <w:i/>
          </w:rPr>
          <w:t>A priori</w:t>
        </w:r>
        <w:r>
          <w:rPr>
            <w:rFonts w:ascii="Times New Roman" w:hAnsi="Times New Roman" w:cs="Times New Roman"/>
            <w:b/>
          </w:rPr>
          <w:t xml:space="preserve">, </w:t>
        </w:r>
      </w:ins>
      <w:ins w:id="119" w:author="Matthew Barbour" w:date="2014-10-27T10:00:00Z">
        <w:r>
          <w:rPr>
            <w:rFonts w:ascii="Times New Roman" w:hAnsi="Times New Roman" w:cs="Times New Roman"/>
            <w:b/>
          </w:rPr>
          <w:t xml:space="preserve">we expected that gall density, gall size, </w:t>
        </w:r>
      </w:ins>
      <w:ins w:id="120" w:author="Matthew Barbour" w:date="2014-10-27T10:03:00Z">
        <w:r>
          <w:rPr>
            <w:rFonts w:ascii="Times New Roman" w:hAnsi="Times New Roman" w:cs="Times New Roman"/>
            <w:b/>
          </w:rPr>
          <w:t xml:space="preserve">and </w:t>
        </w:r>
      </w:ins>
      <w:ins w:id="121" w:author="Matthew Barbour" w:date="2014-10-27T10:00:00Z">
        <w:r>
          <w:rPr>
            <w:rFonts w:ascii="Times New Roman" w:hAnsi="Times New Roman" w:cs="Times New Roman"/>
            <w:b/>
          </w:rPr>
          <w:t xml:space="preserve">plant morphology </w:t>
        </w:r>
      </w:ins>
      <w:ins w:id="122" w:author="Matthew Barbour" w:date="2014-10-27T10:01:00Z">
        <w:r>
          <w:rPr>
            <w:rFonts w:ascii="Times New Roman" w:hAnsi="Times New Roman" w:cs="Times New Roman"/>
            <w:b/>
          </w:rPr>
          <w:t xml:space="preserve">would affect the presence and strength of herbivore-parasitoid interactions. </w:t>
        </w:r>
      </w:ins>
      <w:ins w:id="123" w:author="Matthew Barbour" w:date="2014-10-27T10:56:00Z">
        <w:r w:rsidR="008E387A">
          <w:rPr>
            <w:rFonts w:ascii="Times New Roman" w:hAnsi="Times New Roman" w:cs="Times New Roman"/>
            <w:b/>
          </w:rPr>
          <w:t>We expected gall density to influence in</w:t>
        </w:r>
      </w:ins>
      <w:ins w:id="124" w:author="Matthew Barbour" w:date="2014-10-27T10:57:00Z">
        <w:r w:rsidR="00B17C86">
          <w:rPr>
            <w:rFonts w:ascii="Times New Roman" w:hAnsi="Times New Roman" w:cs="Times New Roman"/>
            <w:b/>
          </w:rPr>
          <w:t xml:space="preserve"> herbivore-parasitoid interactions due to the </w:t>
        </w:r>
        <w:proofErr w:type="gramStart"/>
        <w:r w:rsidR="00B17C86">
          <w:rPr>
            <w:rFonts w:ascii="Times New Roman" w:hAnsi="Times New Roman" w:cs="Times New Roman"/>
            <w:b/>
          </w:rPr>
          <w:t>well known</w:t>
        </w:r>
        <w:proofErr w:type="gramEnd"/>
        <w:r w:rsidR="00B17C86">
          <w:rPr>
            <w:rFonts w:ascii="Times New Roman" w:hAnsi="Times New Roman" w:cs="Times New Roman"/>
            <w:b/>
          </w:rPr>
          <w:t xml:space="preserve"> functional responses of predators to different prey densities. </w:t>
        </w:r>
      </w:ins>
      <w:ins w:id="125" w:author="Matthew Barbour" w:date="2014-10-27T10:59:00Z">
        <w:r w:rsidR="00B17C86">
          <w:rPr>
            <w:rFonts w:ascii="Times New Roman" w:hAnsi="Times New Roman"/>
          </w:rPr>
          <w:t xml:space="preserve">Gall size influences the probability of parasitoid attack as larger galls are increasingly more difficult for parasitoids to access larva because they become limited by the length of their ovipositor </w:t>
        </w:r>
        <w:r w:rsidR="009D6A0D">
          <w:rPr>
            <w:rFonts w:ascii="Times New Roman" w:hAnsi="Times New Roman"/>
          </w:rPr>
          <w:fldChar w:fldCharType="begin"/>
        </w:r>
      </w:ins>
      <w:r w:rsidR="00026265">
        <w:rPr>
          <w:rFonts w:ascii="Times New Roman" w:hAnsi="Times New Roman"/>
        </w:rPr>
        <w:instrText>ADDIN CSL_CITATION {"mendeley": {"previouslyFormattedCitation": "(Craig et al., 1990; Weis, Abrahamson, &amp; Mccrea, 1985)"}, "citationItems": [{"uris": ["http://www.mendeley.com/documents/?uuid=0e092d11-5344-44ed-93c0-fd7b51ca72a0"], "id": "ITEM-1", "itemData": {"title": "Host gall size and oviposition success by the parasitoid Eurytorna gigantea", "issued": {"date-parts": [["1985"]]}, "author": [{"given": "Arthur E", "dropping-particle": "", "suffix": "", "family": "Weis", "parse-names": false, "non-dropping-particle": ""}, {"given": "Warren G", "dropping-particle": "", "suffix": "", "family": "Abrahamson", "parse-names": false, "non-dropping-particle": ""}, {"given": "Kenneth D", "dropping-particle": "", "suffix": "", "family": "Mccrea", "parse-names": false, "non-dropping-particle": ""}], "id": "ITEM-1", "type": "article-journal", "page": "341-348"}}, {"uris": ["http://www.mendeley.com/documents/?uuid=c523d9da-4169-4662-8c13-0c993905124c"], "id": "ITEM-2", "itemData": {"volume": "71", "publisher": "JSTOR", "type": "article-journal", "author": [{"given": "Timothy P.", "dropping-particle": "", "suffix": "", "family": "Craig", "parse-names": false, "non-dropping-particle": ""}, {"given": "Joanne K.", "dropping-particle": "", "suffix": "", "family": "Itami", "parse-names": false, "non-dropping-particle": ""}, {"given": "Peter W.", "dropping-particle": "", "suffix": "", "family": "Price", "parse-names": false, "non-dropping-particle": ""}], "issued": {"date-parts": [["1990"]]}, "title": "The window of vulnerability of a shoot-galling sawfly to attack by a parasitoid", "page": "1471\u20131482", "note": "Ichneumonid parasitoid attacked a limited range of gall sizes and ages (ages related to position on shoot).  This parasitoid tracked vulnerable-aged galls.\n        \nWillow genotype had an influence on the rate of gall toughening, which produced different-sized windows and contributed to variation in parasitism rates among Euura populations on different clones.\n        \nDidn't find much support for ovipositer limiation hypothesis.\n        \nUsed direct observation of parasitoids, but supplemented with experiments.\n        \nMeasured gall toughness with Voland Texture Analyzer.\n        \nEvidence from this paper that Lathrostizus euurae is a generalist parasitoid (attacking Pontania pacifica as well).\n        \nData based off 3 clones", "container-title": "Ecology", "issue": "4", "id": "ITEM-2"}}], "properties": {"noteIndex": 0}, "schema": "https://github.com/citation-style-language/schema/raw/master/csl-citation.json"}</w:instrText>
      </w:r>
      <w:ins w:id="126" w:author="Matthew Barbour" w:date="2014-10-27T10:59:00Z">
        <w:r w:rsidR="009D6A0D">
          <w:rPr>
            <w:rFonts w:ascii="Times New Roman" w:hAnsi="Times New Roman"/>
          </w:rPr>
          <w:fldChar w:fldCharType="separate"/>
        </w:r>
        <w:r w:rsidR="00B17C86" w:rsidRPr="00F27C03">
          <w:rPr>
            <w:rFonts w:ascii="Times New Roman" w:hAnsi="Times New Roman"/>
            <w:noProof/>
          </w:rPr>
          <w:t>(Craig et al., 1990; Weis, Abrahamson, &amp; Mccrea, 1985)</w:t>
        </w:r>
        <w:r w:rsidR="009D6A0D">
          <w:rPr>
            <w:rFonts w:ascii="Times New Roman" w:hAnsi="Times New Roman"/>
          </w:rPr>
          <w:fldChar w:fldCharType="end"/>
        </w:r>
        <w:r w:rsidR="00B17C86">
          <w:rPr>
            <w:rFonts w:ascii="Times New Roman" w:hAnsi="Times New Roman"/>
          </w:rPr>
          <w:t xml:space="preserve">. Finally, plant morphological traits such as plant architectural complexity and leaf </w:t>
        </w:r>
        <w:proofErr w:type="spellStart"/>
        <w:r w:rsidR="00B17C86">
          <w:rPr>
            <w:rFonts w:ascii="Times New Roman" w:hAnsi="Times New Roman"/>
          </w:rPr>
          <w:t>trichome</w:t>
        </w:r>
        <w:proofErr w:type="spellEnd"/>
        <w:r w:rsidR="00B17C86">
          <w:rPr>
            <w:rFonts w:ascii="Times New Roman" w:hAnsi="Times New Roman"/>
          </w:rPr>
          <w:t xml:space="preserve"> density have been shown to affect the foraging success of predators and parasitoids (cites).</w:t>
        </w:r>
      </w:ins>
      <w:ins w:id="127" w:author="Matthew Barbour" w:date="2014-10-27T11:01:00Z">
        <w:r w:rsidR="00B17C86">
          <w:rPr>
            <w:rFonts w:ascii="Times New Roman" w:hAnsi="Times New Roman"/>
          </w:rPr>
          <w:t xml:space="preserve"> </w:t>
        </w:r>
      </w:ins>
      <w:ins w:id="128" w:author="Matthew Barbour" w:date="2014-10-27T11:22:00Z">
        <w:r w:rsidR="006F378F">
          <w:rPr>
            <w:rFonts w:ascii="Times New Roman" w:hAnsi="Times New Roman" w:cs="Times New Roman"/>
            <w:b/>
          </w:rPr>
          <w:t xml:space="preserve">Our previous work and work by others have shown that different plant genotypes are capable of exhibiting heritable variation in gall density, gall size, and plant morphology </w:t>
        </w:r>
        <w:r w:rsidR="009D6A0D">
          <w:rPr>
            <w:rFonts w:ascii="Times New Roman" w:hAnsi="Times New Roman" w:cs="Times New Roman"/>
            <w:b/>
          </w:rPr>
          <w:fldChar w:fldCharType="begin"/>
        </w:r>
      </w:ins>
      <w:r w:rsidR="00026265">
        <w:rPr>
          <w:rFonts w:ascii="Times New Roman" w:hAnsi="Times New Roman" w:cs="Times New Roman"/>
          <w:b/>
        </w:rPr>
        <w:instrText>ADDIN CSL_CITATION {"mendeley": {"previouslyFormattedCitation": "(Bailey et al., 2006; Smith, Bailey, Shuster, &amp; Whitham, 2011 Barbour et al., in press)"}, "citationItems": [{"uris": ["http://www.mendeley.com/documents/?uuid=71b94d50-2949-4ff9-aafc-2c50231b5060"], "id": "ITEM-1", "itemData": {"DOI": "10.1111/j.1461-0248.2005.00844.x", "type": "article-journal", "author": [{"given": "Joseph K.", "dropping-particle": "", "suffix": "", "family": "Bailey", "parse-names": false, "non-dropping-particle": ""}, {"given": "Stuart C.", "dropping-particle": "", "suffix": "", "family": "Wooley", "parse-names": false, "non-dropping-particle": ""}, {"given": "Richard L.", "dropping-particle": "", "suffix": "", "family": "Lindroth", "parse-names": false, "non-dropping-particle": ""}, {"given": "Thomas G.", "dropping-particle": "", "suffix": "", "family": "Whitham", "parse-names": false, "non-dropping-particle": ""}], "issued": {"date-parts": [["2006", "1"]]}, "abstract":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"ISSN": "1461-0248", "page": "78-85", "volume": "9", "container-title": "Ecology letters", "title": "Importance of species interactions to community heritability: a genetic basis to trophic-level interactions.", "PMID": "16958871", "issue": "1", "id": "ITEM-1"}}, {"uris": ["http://www.mendeley.com/documents/?uuid=4d7680a6-fdc1-4e02-83a4-a53039738920"], "suffix": " Barbour et al., in press", "id": "ITEM-2", "itemData": {"DOI": "10.1111/j.1420-9101.2010.02178.x", "type": "article-journal", "author": [{"given": "D S", "dropping-particle": "", "suffix": "", "family": "Smith", "parse-names": false, "non-dropping-particle": ""}, {"given": "J K", "dropping-particle": "", "suffix": "", "family": "Bailey", "parse-names": false, "non-dropping-particle": ""}, {"given": "S M", "dropping-particle": "", "suffix": "", "family": "Shuster", "parse-names": false, "non-dropping-particle": ""}, {"given": "T G", "dropping-particle": "", "suffix": "", "family": "Whitham", "parse-names": false, "non-dropping-particle": ""}], "issued": {"date-parts": [["2011", "2"]]}, "abstract": "Genetic variation in plants is known to influence arthropod assemblages and species interactions. However, these influences may be contingent upon local environmental conditions. Here, we examine how plant genotype-based trophic interactions and patterns of natural selection change across environments. Studying the cottonwood tree, Populus angustifolia, the galling aphid, Pemphigus betae and its avian predators, we used three common gardens across an environmental gradient to examine the effects of plant genotype on gall abundance, gall size, aphid fecundity and predation rate on galls. Three patterns emerged: (i) plant genotype explained variation in gall abundance and predation, (ii) G\u00d7E explained variation in aphid fecundity, and environment explained variation in gall abundance and gall size, (iii) natural selection on gall size changed from directional to stabilizing across environments.", "ISSN": "1420-9101", "page": "422-9", "volume": "24", "container-title": "Journal of evolutionary biology", "title": "A geographic mosaic of trophic interactions and selection: trees, aphids and birds.", "PMID": "21091573", "issue": "2", "id": "ITEM-2"}}], "properties": {"noteIndex": 0}, "schema": "https://github.com/citation-style-language/schema/raw/master/csl-citation.json"}</w:instrText>
      </w:r>
      <w:ins w:id="129" w:author="Matthew Barbour" w:date="2014-10-27T11:22:00Z">
        <w:r w:rsidR="009D6A0D">
          <w:rPr>
            <w:rFonts w:ascii="Times New Roman" w:hAnsi="Times New Roman" w:cs="Times New Roman"/>
            <w:b/>
          </w:rPr>
          <w:fldChar w:fldCharType="separate"/>
        </w:r>
      </w:ins>
      <w:r w:rsidR="006F378F" w:rsidRPr="006F378F">
        <w:rPr>
          <w:rFonts w:ascii="Times New Roman" w:hAnsi="Times New Roman" w:cs="Times New Roman"/>
          <w:noProof/>
        </w:rPr>
        <w:t>(Bailey et al., 2006; Smith, Bailey, Shuster, &amp; Whitham, 2011 Barbour et al., in press)</w:t>
      </w:r>
      <w:ins w:id="130" w:author="Matthew Barbour" w:date="2014-10-27T11:22:00Z">
        <w:r w:rsidR="009D6A0D">
          <w:rPr>
            <w:rFonts w:ascii="Times New Roman" w:hAnsi="Times New Roman" w:cs="Times New Roman"/>
            <w:b/>
          </w:rPr>
          <w:fldChar w:fldCharType="end"/>
        </w:r>
        <w:r w:rsidR="006F378F">
          <w:rPr>
            <w:rFonts w:ascii="Times New Roman" w:hAnsi="Times New Roman" w:cs="Times New Roman"/>
            <w:b/>
          </w:rPr>
          <w:t xml:space="preserve">. </w:t>
        </w:r>
      </w:ins>
      <w:ins w:id="131" w:author="Matthew Barbour" w:date="2014-10-27T11:25:00Z">
        <w:r w:rsidR="009D6A0D" w:rsidRPr="009D6A0D">
          <w:rPr>
            <w:rFonts w:ascii="Times New Roman" w:hAnsi="Times New Roman"/>
            <w:rPrChange w:id="132" w:author="Matthew Barbour" w:date="2014-10-27T11:25:00Z">
              <w:rPr/>
            </w:rPrChange>
          </w:rPr>
          <w:t xml:space="preserve">To calculate the broad-sense heritability of </w:t>
        </w:r>
      </w:ins>
      <w:ins w:id="133" w:author="Matthew Barbour" w:date="2014-10-27T11:26:00Z">
        <w:r w:rsidR="006F378F">
          <w:rPr>
            <w:rFonts w:ascii="Times New Roman" w:hAnsi="Times New Roman"/>
          </w:rPr>
          <w:t>gall density, gall size, and plant morphological traits</w:t>
        </w:r>
      </w:ins>
      <w:ins w:id="134" w:author="Matthew Barbour" w:date="2014-10-27T11:25:00Z">
        <w:r w:rsidR="009D6A0D" w:rsidRPr="009D6A0D">
          <w:rPr>
            <w:rFonts w:ascii="Times New Roman" w:hAnsi="Times New Roman"/>
            <w:rPrChange w:id="135" w:author="Matthew Barbour" w:date="2014-10-27T11:25:00Z">
              <w:rPr/>
            </w:rPrChange>
          </w:rPr>
          <w:t xml:space="preserve">, we used the equation: </w:t>
        </w:r>
        <w:r w:rsidR="009D6A0D" w:rsidRPr="009D6A0D">
          <w:rPr>
            <w:rFonts w:ascii="Times New Roman" w:hAnsi="Times New Roman"/>
            <w:i/>
            <w:rPrChange w:id="136" w:author="Matthew Barbour" w:date="2014-10-27T11:25:00Z">
              <w:rPr>
                <w:i/>
              </w:rPr>
            </w:rPrChange>
          </w:rPr>
          <w:t>H</w:t>
        </w:r>
        <w:r w:rsidR="009D6A0D" w:rsidRPr="009D6A0D">
          <w:rPr>
            <w:rFonts w:ascii="Times New Roman" w:hAnsi="Times New Roman"/>
            <w:vertAlign w:val="superscript"/>
            <w:rPrChange w:id="137" w:author="Matthew Barbour" w:date="2014-10-27T11:25:00Z">
              <w:rPr>
                <w:vertAlign w:val="superscript"/>
              </w:rPr>
            </w:rPrChange>
          </w:rPr>
          <w:t xml:space="preserve">2 </w:t>
        </w:r>
        <w:r w:rsidR="009D6A0D" w:rsidRPr="009D6A0D">
          <w:rPr>
            <w:rFonts w:ascii="Times New Roman" w:hAnsi="Times New Roman"/>
            <w:rPrChange w:id="138" w:author="Matthew Barbour" w:date="2014-10-27T11:25:00Z">
              <w:rPr/>
            </w:rPrChange>
          </w:rPr>
          <w:t xml:space="preserve">= </w:t>
        </w:r>
        <w:r w:rsidR="009D6A0D" w:rsidRPr="009D6A0D">
          <w:rPr>
            <w:rFonts w:ascii="Times New Roman" w:hAnsi="Times New Roman"/>
            <w:i/>
            <w:rPrChange w:id="139" w:author="Matthew Barbour" w:date="2014-10-27T11:25:00Z">
              <w:rPr>
                <w:i/>
              </w:rPr>
            </w:rPrChange>
          </w:rPr>
          <w:t>V</w:t>
        </w:r>
        <w:r w:rsidR="009D6A0D" w:rsidRPr="009D6A0D">
          <w:rPr>
            <w:rFonts w:ascii="Times New Roman" w:hAnsi="Times New Roman"/>
            <w:vertAlign w:val="subscript"/>
            <w:rPrChange w:id="140" w:author="Matthew Barbour" w:date="2014-10-27T11:25:00Z">
              <w:rPr>
                <w:vertAlign w:val="subscript"/>
              </w:rPr>
            </w:rPrChange>
          </w:rPr>
          <w:t xml:space="preserve">G </w:t>
        </w:r>
        <w:r w:rsidR="009D6A0D" w:rsidRPr="009D6A0D">
          <w:rPr>
            <w:rFonts w:ascii="Times New Roman" w:hAnsi="Times New Roman"/>
            <w:rPrChange w:id="141" w:author="Matthew Barbour" w:date="2014-10-27T11:25:00Z">
              <w:rPr/>
            </w:rPrChange>
          </w:rPr>
          <w:t xml:space="preserve">/ </w:t>
        </w:r>
        <w:r w:rsidR="009D6A0D" w:rsidRPr="009D6A0D">
          <w:rPr>
            <w:rFonts w:ascii="Times New Roman" w:hAnsi="Times New Roman"/>
            <w:i/>
            <w:rPrChange w:id="142" w:author="Matthew Barbour" w:date="2014-10-27T11:25:00Z">
              <w:rPr>
                <w:i/>
              </w:rPr>
            </w:rPrChange>
          </w:rPr>
          <w:t>V</w:t>
        </w:r>
        <w:r w:rsidR="009D6A0D" w:rsidRPr="009D6A0D">
          <w:rPr>
            <w:rFonts w:ascii="Times New Roman" w:hAnsi="Times New Roman"/>
            <w:vertAlign w:val="subscript"/>
            <w:rPrChange w:id="143" w:author="Matthew Barbour" w:date="2014-10-27T11:25:00Z">
              <w:rPr>
                <w:vertAlign w:val="subscript"/>
              </w:rPr>
            </w:rPrChange>
          </w:rPr>
          <w:t>P</w:t>
        </w:r>
        <w:r w:rsidR="009D6A0D" w:rsidRPr="009D6A0D">
          <w:rPr>
            <w:rFonts w:ascii="Times New Roman" w:hAnsi="Times New Roman"/>
            <w:rPrChange w:id="144" w:author="Matthew Barbour" w:date="2014-10-27T11:25:00Z">
              <w:rPr/>
            </w:rPrChange>
          </w:rPr>
          <w:t xml:space="preserve">, where </w:t>
        </w:r>
        <w:r w:rsidR="009D6A0D" w:rsidRPr="009D6A0D">
          <w:rPr>
            <w:rFonts w:ascii="Times New Roman" w:hAnsi="Times New Roman"/>
            <w:i/>
            <w:rPrChange w:id="145" w:author="Matthew Barbour" w:date="2014-10-27T11:25:00Z">
              <w:rPr>
                <w:i/>
              </w:rPr>
            </w:rPrChange>
          </w:rPr>
          <w:t>V</w:t>
        </w:r>
        <w:r w:rsidR="009D6A0D" w:rsidRPr="009D6A0D">
          <w:rPr>
            <w:rFonts w:ascii="Times New Roman" w:hAnsi="Times New Roman"/>
            <w:vertAlign w:val="subscript"/>
            <w:rPrChange w:id="146" w:author="Matthew Barbour" w:date="2014-10-27T11:25:00Z">
              <w:rPr>
                <w:vertAlign w:val="subscript"/>
              </w:rPr>
            </w:rPrChange>
          </w:rPr>
          <w:t>G</w:t>
        </w:r>
        <w:r w:rsidR="009D6A0D" w:rsidRPr="009D6A0D">
          <w:rPr>
            <w:rFonts w:ascii="Times New Roman" w:hAnsi="Times New Roman"/>
            <w:rPrChange w:id="147" w:author="Matthew Barbour" w:date="2014-10-27T11:25:00Z">
              <w:rPr/>
            </w:rPrChange>
          </w:rPr>
          <w:t xml:space="preserve"> is the total genotypic variance among clones, and </w:t>
        </w:r>
        <w:r w:rsidR="009D6A0D" w:rsidRPr="009D6A0D">
          <w:rPr>
            <w:rFonts w:ascii="Times New Roman" w:hAnsi="Times New Roman"/>
            <w:i/>
            <w:rPrChange w:id="148" w:author="Matthew Barbour" w:date="2014-10-27T11:25:00Z">
              <w:rPr>
                <w:i/>
              </w:rPr>
            </w:rPrChange>
          </w:rPr>
          <w:t>V</w:t>
        </w:r>
        <w:r w:rsidR="009D6A0D" w:rsidRPr="009D6A0D">
          <w:rPr>
            <w:rFonts w:ascii="Times New Roman" w:hAnsi="Times New Roman"/>
            <w:vertAlign w:val="subscript"/>
            <w:rPrChange w:id="149" w:author="Matthew Barbour" w:date="2014-10-27T11:25:00Z">
              <w:rPr>
                <w:vertAlign w:val="subscript"/>
              </w:rPr>
            </w:rPrChange>
          </w:rPr>
          <w:t>P</w:t>
        </w:r>
        <w:r w:rsidR="009D6A0D" w:rsidRPr="009D6A0D">
          <w:rPr>
            <w:rFonts w:ascii="Times New Roman" w:hAnsi="Times New Roman"/>
            <w:rPrChange w:id="150" w:author="Matthew Barbour" w:date="2014-10-27T11:25:00Z">
              <w:rPr/>
            </w:rPrChange>
          </w:rPr>
          <w:t xml:space="preserve"> is the total phenotypic variance, calculated as the sum of the residual and genetic variance </w:t>
        </w:r>
      </w:ins>
      <w:ins w:id="151" w:author="Matthew Barbour" w:date="2014-10-27T11:26:00Z">
        <w:r w:rsidR="009D6A0D">
          <w:rPr>
            <w:rFonts w:ascii="Times New Roman" w:hAnsi="Times New Roman"/>
          </w:rPr>
          <w:fldChar w:fldCharType="begin"/>
        </w:r>
      </w:ins>
      <w:r w:rsidR="00026265">
        <w:rPr>
          <w:rFonts w:ascii="Times New Roman" w:hAnsi="Times New Roman"/>
        </w:rPr>
        <w:instrText>ADDIN CSL_CITATION {"mendeley": {"previouslyFormattedCitation": "(Lynch &amp; Walsh, 1998)"}, "citationItems": [{"uris": ["http://www.mendeley.com/documents/?uuid=9e9ad91c-0946-4eb0-9abc-353ae15bf5c4"], "id": "ITEM-1", "itemData": {"publisher": "Sinauer Associates", "publisher-place": "Sunderland", "title": "Genetics and analysis of quantitative traits", "issued": {"date-parts": [["1998"]]}, "author": [{"given": "Michael", "dropping-particle": "", "suffix": "", "family": "Lynch", "parse-names": false, "non-dropping-particle": ""}, {"given": "Bruce", "dropping-particle": "", "suffix": "", "family": "Walsh", "parse-names": false, "non-dropping-particle": ""}], "type": "book", "id": "ITEM-1"}}], "properties": {"noteIndex": 0}, "schema": "https://github.com/citation-style-language/schema/raw/master/csl-citation.json"}</w:instrText>
      </w:r>
      <w:r w:rsidR="009D6A0D">
        <w:rPr>
          <w:rFonts w:ascii="Times New Roman" w:hAnsi="Times New Roman"/>
        </w:rPr>
        <w:fldChar w:fldCharType="separate"/>
      </w:r>
      <w:r w:rsidR="006F378F" w:rsidRPr="006F378F">
        <w:rPr>
          <w:rFonts w:ascii="Times New Roman" w:hAnsi="Times New Roman"/>
          <w:noProof/>
        </w:rPr>
        <w:t>(Lynch &amp; Walsh, 1998)</w:t>
      </w:r>
      <w:ins w:id="152" w:author="Matthew Barbour" w:date="2014-10-27T11:26:00Z">
        <w:r w:rsidR="009D6A0D">
          <w:rPr>
            <w:rFonts w:ascii="Times New Roman" w:hAnsi="Times New Roman"/>
          </w:rPr>
          <w:fldChar w:fldCharType="end"/>
        </w:r>
        <w:r w:rsidR="006F378F">
          <w:rPr>
            <w:rFonts w:ascii="Times New Roman" w:hAnsi="Times New Roman"/>
          </w:rPr>
          <w:t xml:space="preserve">. </w:t>
        </w:r>
      </w:ins>
      <w:ins w:id="153" w:author="Matthew Barbour" w:date="2014-10-27T11:25:00Z">
        <w:r w:rsidR="009D6A0D" w:rsidRPr="009D6A0D">
          <w:rPr>
            <w:rFonts w:ascii="Times New Roman" w:hAnsi="Times New Roman"/>
            <w:rPrChange w:id="154" w:author="Matthew Barbour" w:date="2014-10-27T11:25:00Z">
              <w:rPr/>
            </w:rPrChange>
          </w:rPr>
          <w:t>Broad-sense heritability values range between 0-1, where values close to zero indicate low heritability (</w:t>
        </w:r>
        <w:r w:rsidR="009D6A0D" w:rsidRPr="009D6A0D">
          <w:rPr>
            <w:rFonts w:ascii="Times New Roman" w:hAnsi="Times New Roman"/>
            <w:i/>
            <w:rPrChange w:id="155" w:author="Matthew Barbour" w:date="2014-10-27T11:25:00Z">
              <w:rPr>
                <w:i/>
              </w:rPr>
            </w:rPrChange>
          </w:rPr>
          <w:t>i.e.</w:t>
        </w:r>
        <w:r w:rsidR="009D6A0D" w:rsidRPr="009D6A0D">
          <w:rPr>
            <w:rFonts w:ascii="Times New Roman" w:hAnsi="Times New Roman"/>
            <w:rPrChange w:id="156" w:author="Matthew Barbour" w:date="2014-10-27T11:25:00Z">
              <w:rPr/>
            </w:rPrChange>
          </w:rPr>
          <w:t>, the trait is strongly influenced by the environment), and values close to 1 indicate high heritability (</w:t>
        </w:r>
        <w:r w:rsidR="009D6A0D" w:rsidRPr="009D6A0D">
          <w:rPr>
            <w:rFonts w:ascii="Times New Roman" w:hAnsi="Times New Roman"/>
            <w:i/>
            <w:rPrChange w:id="157" w:author="Matthew Barbour" w:date="2014-10-27T11:25:00Z">
              <w:rPr>
                <w:i/>
              </w:rPr>
            </w:rPrChange>
          </w:rPr>
          <w:t>i.e.</w:t>
        </w:r>
        <w:r w:rsidR="009D6A0D" w:rsidRPr="009D6A0D">
          <w:rPr>
            <w:rFonts w:ascii="Times New Roman" w:hAnsi="Times New Roman"/>
            <w:rPrChange w:id="158" w:author="Matthew Barbour" w:date="2014-10-27T11:25:00Z">
              <w:rPr/>
            </w:rPrChange>
          </w:rPr>
          <w:t>, the trait is strongly controlled by underlying genetic variation).</w:t>
        </w:r>
      </w:ins>
      <w:ins w:id="159" w:author="Matthew Barbour" w:date="2014-10-27T11:27:00Z">
        <w:r w:rsidR="006F378F">
          <w:rPr>
            <w:rFonts w:ascii="Times New Roman" w:hAnsi="Times New Roman"/>
          </w:rPr>
          <w:t xml:space="preserve"> </w:t>
        </w:r>
        <w:r w:rsidR="006F378F">
          <w:rPr>
            <w:rFonts w:ascii="Times New Roman" w:hAnsi="Times New Roman" w:cs="Times New Roman"/>
            <w:b/>
          </w:rPr>
          <w:t xml:space="preserve">To test whether gall density, gall size, and plant morphological traits were heritable, we performed random effect models using the lme4 package in R (R Core Team 2014). We then performed restricted likelihood ratio tests using the </w:t>
        </w:r>
        <w:proofErr w:type="spellStart"/>
        <w:r w:rsidR="006F378F">
          <w:rPr>
            <w:rFonts w:ascii="Times New Roman" w:hAnsi="Times New Roman" w:cs="Times New Roman"/>
            <w:b/>
          </w:rPr>
          <w:t>RLRsim</w:t>
        </w:r>
        <w:proofErr w:type="spellEnd"/>
        <w:r w:rsidR="006F378F">
          <w:rPr>
            <w:rFonts w:ascii="Times New Roman" w:hAnsi="Times New Roman" w:cs="Times New Roman"/>
            <w:b/>
          </w:rPr>
          <w:t xml:space="preserve"> package.</w:t>
        </w:r>
      </w:ins>
    </w:p>
    <w:p w:rsidR="006F378F" w:rsidRDefault="006F378F" w:rsidP="00B17C86">
      <w:pPr>
        <w:numPr>
          <w:ins w:id="160" w:author="Matthew Barbour" w:date="2014-10-27T10:59:00Z"/>
        </w:numPr>
        <w:spacing w:line="480" w:lineRule="auto"/>
        <w:rPr>
          <w:ins w:id="161" w:author="Matthew Barbour" w:date="2014-10-27T11:21:00Z"/>
          <w:rFonts w:ascii="Times New Roman" w:hAnsi="Times New Roman"/>
        </w:rPr>
      </w:pPr>
    </w:p>
    <w:p w:rsidR="006F378F" w:rsidRDefault="006F378F" w:rsidP="00B17C86">
      <w:pPr>
        <w:numPr>
          <w:ins w:id="162" w:author="Matthew Barbour" w:date="2014-10-27T11:21:00Z"/>
        </w:numPr>
        <w:spacing w:line="480" w:lineRule="auto"/>
        <w:rPr>
          <w:ins w:id="163" w:author="Matthew Barbour" w:date="2014-10-27T11:21:00Z"/>
          <w:rFonts w:ascii="Times New Roman" w:hAnsi="Times New Roman"/>
        </w:rPr>
      </w:pPr>
    </w:p>
    <w:p w:rsidR="00B17C86" w:rsidRPr="00401319" w:rsidRDefault="00B17C86" w:rsidP="00B17C86">
      <w:pPr>
        <w:numPr>
          <w:ins w:id="164" w:author="Matthew Barbour" w:date="2014-10-27T11:21:00Z"/>
        </w:numPr>
        <w:spacing w:line="480" w:lineRule="auto"/>
        <w:rPr>
          <w:ins w:id="165" w:author="Matthew Barbour" w:date="2014-10-27T10:59:00Z"/>
          <w:rFonts w:ascii="Times New Roman" w:hAnsi="Times New Roman"/>
          <w:b/>
        </w:rPr>
      </w:pPr>
      <w:ins w:id="166" w:author="Matthew Barbour" w:date="2014-10-27T11:01:00Z">
        <w:r>
          <w:rPr>
            <w:rFonts w:ascii="Times New Roman" w:hAnsi="Times New Roman"/>
          </w:rPr>
          <w:t xml:space="preserve">To test the contribution of these factors to influencing parasitoid attack rates, we used generalized </w:t>
        </w:r>
      </w:ins>
      <w:ins w:id="167" w:author="Matthew Barbour" w:date="2014-10-27T11:02:00Z">
        <w:r>
          <w:rPr>
            <w:rFonts w:ascii="Times New Roman" w:hAnsi="Times New Roman"/>
          </w:rPr>
          <w:t>linear</w:t>
        </w:r>
      </w:ins>
      <w:ins w:id="168" w:author="Matthew Barbour" w:date="2014-10-27T11:03:00Z">
        <w:r>
          <w:rPr>
            <w:rFonts w:ascii="Times New Roman" w:hAnsi="Times New Roman"/>
          </w:rPr>
          <w:t xml:space="preserve"> or additive</w:t>
        </w:r>
      </w:ins>
      <w:ins w:id="169" w:author="Matthew Barbour" w:date="2014-10-27T11:02:00Z">
        <w:r>
          <w:rPr>
            <w:rFonts w:ascii="Times New Roman" w:hAnsi="Times New Roman"/>
          </w:rPr>
          <w:t xml:space="preserve"> </w:t>
        </w:r>
      </w:ins>
      <w:ins w:id="170" w:author="Matthew Barbour" w:date="2014-10-27T11:01:00Z">
        <w:r>
          <w:rPr>
            <w:rFonts w:ascii="Times New Roman" w:hAnsi="Times New Roman"/>
          </w:rPr>
          <w:t>mixed-effect models (</w:t>
        </w:r>
        <w:proofErr w:type="spellStart"/>
        <w:r>
          <w:rPr>
            <w:rFonts w:ascii="Times New Roman" w:hAnsi="Times New Roman"/>
          </w:rPr>
          <w:t>GAMMs</w:t>
        </w:r>
      </w:ins>
      <w:proofErr w:type="spellEnd"/>
      <w:ins w:id="171" w:author="Matthew Barbour" w:date="2014-10-27T11:02:00Z">
        <w:r>
          <w:rPr>
            <w:rFonts w:ascii="Times New Roman" w:hAnsi="Times New Roman"/>
          </w:rPr>
          <w:t xml:space="preserve"> or </w:t>
        </w:r>
        <w:proofErr w:type="spellStart"/>
        <w:r>
          <w:rPr>
            <w:rFonts w:ascii="Times New Roman" w:hAnsi="Times New Roman"/>
          </w:rPr>
          <w:t>GLMMs</w:t>
        </w:r>
      </w:ins>
      <w:proofErr w:type="spellEnd"/>
      <w:ins w:id="172" w:author="Matthew Barbour" w:date="2014-10-27T11:01:00Z">
        <w:r>
          <w:rPr>
            <w:rFonts w:ascii="Times New Roman" w:hAnsi="Times New Roman"/>
          </w:rPr>
          <w:t>)</w:t>
        </w:r>
      </w:ins>
      <w:ins w:id="173" w:author="Matthew Barbour" w:date="2014-10-27T11:02:00Z">
        <w:r>
          <w:rPr>
            <w:rFonts w:ascii="Times New Roman" w:hAnsi="Times New Roman"/>
          </w:rPr>
          <w:t xml:space="preserve"> using the </w:t>
        </w:r>
      </w:ins>
      <w:ins w:id="174" w:author="Matthew Barbour" w:date="2014-10-27T11:03:00Z">
        <w:r w:rsidRPr="00B17C86">
          <w:rPr>
            <w:rFonts w:ascii="Times New Roman" w:hAnsi="Times New Roman"/>
            <w:i/>
          </w:rPr>
          <w:t>lme4</w:t>
        </w:r>
        <w:r>
          <w:rPr>
            <w:rFonts w:ascii="Times New Roman" w:hAnsi="Times New Roman"/>
          </w:rPr>
          <w:t xml:space="preserve"> and </w:t>
        </w:r>
        <w:r w:rsidRPr="00B17C86">
          <w:rPr>
            <w:rFonts w:ascii="Times New Roman" w:hAnsi="Times New Roman"/>
            <w:i/>
          </w:rPr>
          <w:t>gamm4</w:t>
        </w:r>
        <w:r>
          <w:rPr>
            <w:rFonts w:ascii="Times New Roman" w:hAnsi="Times New Roman"/>
          </w:rPr>
          <w:t xml:space="preserve"> packages in R (R Core Team 2014). We </w:t>
        </w:r>
      </w:ins>
      <w:ins w:id="175" w:author="Matthew Barbour" w:date="2014-10-27T11:04:00Z">
        <w:r>
          <w:rPr>
            <w:rFonts w:ascii="Times New Roman" w:hAnsi="Times New Roman"/>
          </w:rPr>
          <w:t>modeled</w:t>
        </w:r>
      </w:ins>
      <w:ins w:id="176" w:author="Matthew Barbour" w:date="2014-10-27T11:03:00Z">
        <w:r>
          <w:rPr>
            <w:rFonts w:ascii="Times New Roman" w:hAnsi="Times New Roman"/>
          </w:rPr>
          <w:t xml:space="preserve"> </w:t>
        </w:r>
      </w:ins>
      <w:ins w:id="177" w:author="Matthew Barbour" w:date="2014-10-27T11:04:00Z">
        <w:r>
          <w:rPr>
            <w:rFonts w:ascii="Times New Roman" w:hAnsi="Times New Roman"/>
          </w:rPr>
          <w:t xml:space="preserve">gall density, gall size, and each plant morphological trait as fixed-effects, and included plant as a random effect. </w:t>
        </w:r>
      </w:ins>
      <w:ins w:id="178" w:author="Matthew Barbour" w:date="2014-10-27T11:06:00Z">
        <w:r>
          <w:rPr>
            <w:rFonts w:ascii="Times New Roman" w:hAnsi="Times New Roman"/>
          </w:rPr>
          <w:t xml:space="preserve">We included plant as a random effect because gall density, and the plant morphological traits are measured at the plant level, whereas we may have collected multiple galls from each tree, each of which may be different in size. </w:t>
        </w:r>
      </w:ins>
      <w:ins w:id="179" w:author="Matthew Barbour" w:date="2014-10-27T11:07:00Z">
        <w:r>
          <w:rPr>
            <w:rFonts w:ascii="Times New Roman" w:hAnsi="Times New Roman"/>
          </w:rPr>
          <w:t xml:space="preserve">We used </w:t>
        </w:r>
        <w:r w:rsidR="00401319">
          <w:rPr>
            <w:rFonts w:ascii="Times New Roman" w:hAnsi="Times New Roman"/>
          </w:rPr>
          <w:t xml:space="preserve">parametric bootstrapping using the </w:t>
        </w:r>
      </w:ins>
      <w:proofErr w:type="spellStart"/>
      <w:ins w:id="180" w:author="Matthew Barbour" w:date="2014-10-27T11:08:00Z">
        <w:r w:rsidR="00401319">
          <w:rPr>
            <w:rFonts w:ascii="Times New Roman" w:hAnsi="Times New Roman"/>
            <w:i/>
          </w:rPr>
          <w:t>pbkrtest</w:t>
        </w:r>
        <w:proofErr w:type="spellEnd"/>
        <w:r w:rsidR="00401319">
          <w:rPr>
            <w:rFonts w:ascii="Times New Roman" w:hAnsi="Times New Roman"/>
          </w:rPr>
          <w:t xml:space="preserve"> package in R to test each predictor variable. We always started with the most complex model and then reduced terms as necessary until we identified a reduced model.</w:t>
        </w:r>
      </w:ins>
    </w:p>
    <w:p w:rsidR="008E387A" w:rsidRDefault="008E387A" w:rsidP="006776CD">
      <w:pPr>
        <w:numPr>
          <w:ins w:id="181" w:author="Matthew Barbour" w:date="2014-10-27T10:55:00Z"/>
        </w:numPr>
        <w:spacing w:line="480" w:lineRule="auto"/>
        <w:rPr>
          <w:ins w:id="182" w:author="Matthew Barbour" w:date="2014-10-27T10:55:00Z"/>
          <w:rFonts w:ascii="Times New Roman" w:hAnsi="Times New Roman" w:cs="Times New Roman"/>
          <w:b/>
        </w:rPr>
      </w:pPr>
    </w:p>
    <w:p w:rsidR="008D45B0" w:rsidRDefault="00174371" w:rsidP="006776CD">
      <w:pPr>
        <w:numPr>
          <w:ins w:id="183" w:author="Matthew Barbour" w:date="2014-10-27T10:55:00Z"/>
        </w:numPr>
        <w:spacing w:line="480" w:lineRule="auto"/>
        <w:rPr>
          <w:ins w:id="184" w:author="Matthew Barbour" w:date="2014-10-27T10:05:00Z"/>
          <w:rFonts w:ascii="Times New Roman" w:hAnsi="Times New Roman" w:cs="Times New Roman"/>
          <w:b/>
        </w:rPr>
      </w:pPr>
      <w:ins w:id="185" w:author="Matthew Barbour" w:date="2014-10-27T10:06:00Z">
        <w:r>
          <w:rPr>
            <w:rFonts w:ascii="Times New Roman" w:hAnsi="Times New Roman" w:cs="Times New Roman"/>
            <w:b/>
          </w:rPr>
          <w:t>In a previous publication (Barbour et al., in press), we documented extensive heritable variation in leaf quality and plant morphology</w:t>
        </w:r>
      </w:ins>
      <w:ins w:id="186" w:author="Matthew Barbour" w:date="2014-10-27T10:08:00Z">
        <w:r>
          <w:rPr>
            <w:rFonts w:ascii="Times New Roman" w:hAnsi="Times New Roman" w:cs="Times New Roman"/>
            <w:b/>
          </w:rPr>
          <w:t xml:space="preserve"> traits of S. </w:t>
        </w:r>
        <w:proofErr w:type="spellStart"/>
        <w:r>
          <w:rPr>
            <w:rFonts w:ascii="Times New Roman" w:hAnsi="Times New Roman" w:cs="Times New Roman"/>
            <w:b/>
          </w:rPr>
          <w:t>hookeriana</w:t>
        </w:r>
      </w:ins>
      <w:proofErr w:type="spellEnd"/>
      <w:ins w:id="187" w:author="Matthew Barbour" w:date="2014-10-27T10:06:00Z">
        <w:r>
          <w:rPr>
            <w:rFonts w:ascii="Times New Roman" w:hAnsi="Times New Roman" w:cs="Times New Roman"/>
            <w:b/>
          </w:rPr>
          <w:t>.</w:t>
        </w:r>
      </w:ins>
      <w:ins w:id="188" w:author="Matthew Barbour" w:date="2014-10-27T10:09:00Z">
        <w:r>
          <w:rPr>
            <w:rFonts w:ascii="Times New Roman" w:hAnsi="Times New Roman" w:cs="Times New Roman"/>
            <w:b/>
          </w:rPr>
          <w:t xml:space="preserve"> Leaf quality traits included </w:t>
        </w:r>
        <w:proofErr w:type="spellStart"/>
        <w:r>
          <w:rPr>
            <w:rFonts w:ascii="Times New Roman" w:hAnsi="Times New Roman" w:cs="Times New Roman"/>
            <w:b/>
          </w:rPr>
          <w:t>phenolic</w:t>
        </w:r>
        <w:proofErr w:type="spellEnd"/>
        <w:r>
          <w:rPr>
            <w:rFonts w:ascii="Times New Roman" w:hAnsi="Times New Roman" w:cs="Times New Roman"/>
            <w:b/>
          </w:rPr>
          <w:t xml:space="preserve"> chemistry (32 metabolites from 7 classes of compounds)</w:t>
        </w:r>
      </w:ins>
      <w:ins w:id="189" w:author="Matthew Barbour" w:date="2014-10-27T10:12:00Z">
        <w:r>
          <w:rPr>
            <w:rFonts w:ascii="Times New Roman" w:hAnsi="Times New Roman" w:cs="Times New Roman"/>
            <w:b/>
          </w:rPr>
          <w:t>, C</w:t>
        </w:r>
        <w:proofErr w:type="gramStart"/>
        <w:r>
          <w:rPr>
            <w:rFonts w:ascii="Times New Roman" w:hAnsi="Times New Roman" w:cs="Times New Roman"/>
            <w:b/>
          </w:rPr>
          <w:t>:N</w:t>
        </w:r>
        <w:proofErr w:type="gramEnd"/>
        <w:r>
          <w:rPr>
            <w:rFonts w:ascii="Times New Roman" w:hAnsi="Times New Roman" w:cs="Times New Roman"/>
            <w:b/>
          </w:rPr>
          <w:t xml:space="preserve">, specific leaf area (SLA), </w:t>
        </w:r>
      </w:ins>
      <w:ins w:id="190" w:author="Matthew Barbour" w:date="2014-10-27T10:15:00Z">
        <w:r>
          <w:rPr>
            <w:rFonts w:ascii="Times New Roman" w:hAnsi="Times New Roman" w:cs="Times New Roman"/>
            <w:b/>
          </w:rPr>
          <w:t xml:space="preserve">and </w:t>
        </w:r>
      </w:ins>
      <w:ins w:id="191" w:author="Matthew Barbour" w:date="2014-10-27T10:12:00Z">
        <w:r>
          <w:rPr>
            <w:rFonts w:ascii="Times New Roman" w:hAnsi="Times New Roman" w:cs="Times New Roman"/>
            <w:b/>
          </w:rPr>
          <w:t xml:space="preserve">water content. Plant morphological traits included plant size, height, </w:t>
        </w:r>
      </w:ins>
      <w:ins w:id="192" w:author="Matthew Barbour" w:date="2014-10-27T10:14:00Z">
        <w:r>
          <w:rPr>
            <w:rFonts w:ascii="Times New Roman" w:hAnsi="Times New Roman" w:cs="Times New Roman"/>
            <w:b/>
          </w:rPr>
          <w:t xml:space="preserve">and </w:t>
        </w:r>
      </w:ins>
      <w:ins w:id="193" w:author="Matthew Barbour" w:date="2014-10-27T10:12:00Z">
        <w:r>
          <w:rPr>
            <w:rFonts w:ascii="Times New Roman" w:hAnsi="Times New Roman" w:cs="Times New Roman"/>
            <w:b/>
          </w:rPr>
          <w:t xml:space="preserve">foliage density, as well as leaf </w:t>
        </w:r>
        <w:proofErr w:type="spellStart"/>
        <w:r>
          <w:rPr>
            <w:rFonts w:ascii="Times New Roman" w:hAnsi="Times New Roman" w:cs="Times New Roman"/>
            <w:b/>
          </w:rPr>
          <w:t>trichome</w:t>
        </w:r>
        <w:proofErr w:type="spellEnd"/>
        <w:r>
          <w:rPr>
            <w:rFonts w:ascii="Times New Roman" w:hAnsi="Times New Roman" w:cs="Times New Roman"/>
            <w:b/>
          </w:rPr>
          <w:t xml:space="preserve"> density</w:t>
        </w:r>
      </w:ins>
      <w:ins w:id="194" w:author="Matthew Barbour" w:date="2014-10-27T10:14:00Z">
        <w:r>
          <w:rPr>
            <w:rFonts w:ascii="Times New Roman" w:hAnsi="Times New Roman" w:cs="Times New Roman"/>
            <w:b/>
          </w:rPr>
          <w:t>.</w:t>
        </w:r>
      </w:ins>
    </w:p>
    <w:p w:rsidR="00174371" w:rsidRDefault="00174371" w:rsidP="006776CD">
      <w:pPr>
        <w:numPr>
          <w:ins w:id="195" w:author="Matthew Barbour" w:date="2014-10-27T10:05:00Z"/>
        </w:numPr>
        <w:spacing w:line="480" w:lineRule="auto"/>
        <w:rPr>
          <w:ins w:id="196" w:author="Matthew Barbour" w:date="2014-10-27T09:59:00Z"/>
          <w:rFonts w:ascii="Times New Roman" w:hAnsi="Times New Roman" w:cs="Times New Roman"/>
          <w:b/>
        </w:rPr>
      </w:pPr>
    </w:p>
    <w:p w:rsidR="003D153B" w:rsidRPr="004178CE" w:rsidDel="008D45B0" w:rsidRDefault="004178CE" w:rsidP="003D153B">
      <w:pPr>
        <w:numPr>
          <w:ins w:id="197" w:author="Matthew Barbour" w:date="2014-10-26T09:48:00Z"/>
        </w:numPr>
        <w:spacing w:line="480" w:lineRule="auto"/>
        <w:rPr>
          <w:del w:id="198" w:author="Matthew Barbour" w:date="2014-10-27T09:59:00Z"/>
          <w:rFonts w:ascii="Times New Roman" w:hAnsi="Times New Roman"/>
          <w:b/>
        </w:rPr>
      </w:pPr>
      <w:del w:id="199" w:author="Matthew Barbour" w:date="2014-09-26T11:51:00Z">
        <w:r w:rsidRPr="004178CE" w:rsidDel="00FB6C0D">
          <w:rPr>
            <w:rFonts w:ascii="Times New Roman" w:hAnsi="Times New Roman" w:cs="Times New Roman"/>
            <w:b/>
          </w:rPr>
          <w:delText xml:space="preserve">determine this compartmentalized structure? </w:delText>
        </w:r>
      </w:del>
    </w:p>
    <w:p w:rsidR="001F72E6" w:rsidRDefault="0032609B" w:rsidP="006776CD">
      <w:pPr>
        <w:spacing w:line="480" w:lineRule="auto"/>
        <w:rPr>
          <w:ins w:id="200" w:author="Matthew Barbour" w:date="2014-10-27T09:59:00Z"/>
          <w:rFonts w:ascii="Times New Roman" w:hAnsi="Times New Roman"/>
        </w:rPr>
      </w:pPr>
      <w:commentRangeStart w:id="201"/>
      <w:r>
        <w:rPr>
          <w:rFonts w:ascii="Times New Roman" w:hAnsi="Times New Roman"/>
        </w:rPr>
        <w:t>T</w:t>
      </w:r>
      <w:del w:id="202" w:author="Mariano A. Rodriguez-Cabal" w:date="2014-10-01T14:47:00Z">
        <w:r w:rsidDel="003E4009">
          <w:rPr>
            <w:rFonts w:ascii="Times New Roman" w:hAnsi="Times New Roman"/>
          </w:rPr>
          <w:delText>herefore, t</w:delText>
        </w:r>
      </w:del>
      <w:r>
        <w:rPr>
          <w:rFonts w:ascii="Times New Roman" w:hAnsi="Times New Roman"/>
        </w:rPr>
        <w:t>o</w:t>
      </w:r>
      <w:commentRangeEnd w:id="201"/>
      <w:r w:rsidR="00297481">
        <w:rPr>
          <w:rStyle w:val="CommentReference"/>
        </w:rPr>
        <w:commentReference w:id="201"/>
      </w:r>
      <w:r>
        <w:rPr>
          <w:rFonts w:ascii="Times New Roman" w:hAnsi="Times New Roman"/>
        </w:rPr>
        <w:t xml:space="preserve"> make the connection between plant genotype and gall density, we first analyzed the broad-sense heritability of resistance to different gall species. Then, we used linear mixed-effect models to identify the plant traits associated with resistance to different gall species. </w:t>
      </w:r>
      <w:commentRangeStart w:id="203"/>
      <w:r>
        <w:rPr>
          <w:rFonts w:ascii="Times New Roman" w:hAnsi="Times New Roman"/>
        </w:rPr>
        <w:t xml:space="preserve">We have measured 40 different plant traits, ranging from leaf quality to plant architecture traits, associated with </w:t>
      </w:r>
      <w:r>
        <w:rPr>
          <w:rFonts w:ascii="Times New Roman" w:hAnsi="Times New Roman"/>
          <w:i/>
        </w:rPr>
        <w:t xml:space="preserve">S. </w:t>
      </w:r>
      <w:proofErr w:type="spellStart"/>
      <w:r>
        <w:rPr>
          <w:rFonts w:ascii="Times New Roman" w:hAnsi="Times New Roman"/>
          <w:i/>
        </w:rPr>
        <w:t>hookeriana</w:t>
      </w:r>
      <w:proofErr w:type="spellEnd"/>
      <w:r>
        <w:rPr>
          <w:rFonts w:ascii="Times New Roman" w:hAnsi="Times New Roman"/>
        </w:rPr>
        <w:t xml:space="preserve"> all of which exhibit heritable variation (range </w:t>
      </w:r>
      <w:r>
        <w:rPr>
          <w:rFonts w:ascii="Times New Roman" w:hAnsi="Times New Roman"/>
          <w:i/>
        </w:rPr>
        <w:t>H</w:t>
      </w:r>
      <w:r>
        <w:rPr>
          <w:rFonts w:ascii="Times New Roman" w:hAnsi="Times New Roman"/>
          <w:i/>
          <w:vertAlign w:val="superscript"/>
        </w:rPr>
        <w:t>2</w:t>
      </w:r>
      <w:r>
        <w:rPr>
          <w:rFonts w:ascii="Times New Roman" w:hAnsi="Times New Roman"/>
          <w:i/>
        </w:rPr>
        <w:t xml:space="preserve"> </w:t>
      </w:r>
      <w:proofErr w:type="gramStart"/>
      <w:r>
        <w:rPr>
          <w:rFonts w:ascii="Times New Roman" w:hAnsi="Times New Roman"/>
        </w:rPr>
        <w:t xml:space="preserve">= </w:t>
      </w:r>
      <w:ins w:id="204" w:author="Mariano A. Rodriguez-Cabal" w:date="2014-10-01T14:48:00Z">
        <w:r w:rsidR="003E4009">
          <w:rPr>
            <w:rFonts w:ascii="Times New Roman" w:hAnsi="Times New Roman"/>
          </w:rPr>
          <w:t>?</w:t>
        </w:r>
        <w:proofErr w:type="gramEnd"/>
        <w:r w:rsidR="003E4009">
          <w:rPr>
            <w:rFonts w:ascii="Times New Roman" w:hAnsi="Times New Roman"/>
          </w:rPr>
          <w:t>???</w:t>
        </w:r>
      </w:ins>
      <w:r>
        <w:rPr>
          <w:rFonts w:ascii="Times New Roman" w:hAnsi="Times New Roman"/>
        </w:rPr>
        <w:t xml:space="preserve">). </w:t>
      </w:r>
      <w:commentRangeEnd w:id="203"/>
      <w:r w:rsidR="00297481">
        <w:rPr>
          <w:rStyle w:val="CommentReference"/>
        </w:rPr>
        <w:commentReference w:id="203"/>
      </w:r>
      <w:r>
        <w:rPr>
          <w:rFonts w:ascii="Times New Roman" w:hAnsi="Times New Roman"/>
        </w:rPr>
        <w:t xml:space="preserve">In addition, we used </w:t>
      </w:r>
      <w:commentRangeStart w:id="205"/>
      <w:r>
        <w:rPr>
          <w:rFonts w:ascii="Times New Roman" w:hAnsi="Times New Roman"/>
        </w:rPr>
        <w:t xml:space="preserve">broad-sense heritability analyses </w:t>
      </w:r>
      <w:commentRangeEnd w:id="205"/>
      <w:r w:rsidR="00297481">
        <w:rPr>
          <w:rStyle w:val="CommentReference"/>
        </w:rPr>
        <w:commentReference w:id="205"/>
      </w:r>
      <w:r>
        <w:rPr>
          <w:rFonts w:ascii="Times New Roman" w:hAnsi="Times New Roman"/>
        </w:rPr>
        <w:t>to determine the amount of genetic variance contributing to gall size and then linear mixed-effec</w:t>
      </w:r>
      <w:r w:rsidR="001F72E6">
        <w:rPr>
          <w:rFonts w:ascii="Times New Roman" w:hAnsi="Times New Roman"/>
        </w:rPr>
        <w:t xml:space="preserve">t models to identify the </w:t>
      </w:r>
      <w:commentRangeStart w:id="206"/>
      <w:r w:rsidR="001F72E6">
        <w:rPr>
          <w:rFonts w:ascii="Times New Roman" w:hAnsi="Times New Roman"/>
        </w:rPr>
        <w:t>plant traits associated with gall size</w:t>
      </w:r>
      <w:commentRangeEnd w:id="206"/>
      <w:r w:rsidR="00297481">
        <w:rPr>
          <w:rStyle w:val="CommentReference"/>
        </w:rPr>
        <w:commentReference w:id="206"/>
      </w:r>
      <w:r w:rsidR="001F72E6">
        <w:rPr>
          <w:rFonts w:ascii="Times New Roman" w:hAnsi="Times New Roman"/>
        </w:rPr>
        <w:t>. We only conducted these analyses when we identified significant broad-sense heritability in gall density or gall size.</w:t>
      </w:r>
    </w:p>
    <w:p w:rsidR="008D45B0" w:rsidRDefault="008D45B0" w:rsidP="006776CD">
      <w:pPr>
        <w:numPr>
          <w:ins w:id="207" w:author="Matthew Barbour" w:date="2014-10-27T09:59:00Z"/>
        </w:numPr>
        <w:spacing w:line="480" w:lineRule="auto"/>
        <w:rPr>
          <w:ins w:id="208" w:author="Matthew Barbour" w:date="2014-10-27T09:59:00Z"/>
          <w:rFonts w:ascii="Times New Roman" w:hAnsi="Times New Roman"/>
        </w:rPr>
      </w:pPr>
    </w:p>
    <w:p w:rsidR="008D45B0" w:rsidRDefault="008D45B0" w:rsidP="006776CD">
      <w:pPr>
        <w:numPr>
          <w:ins w:id="209" w:author="Matthew Barbour" w:date="2014-10-27T09:59:00Z"/>
        </w:numPr>
        <w:spacing w:line="480" w:lineRule="auto"/>
        <w:rPr>
          <w:rFonts w:ascii="Times New Roman" w:hAnsi="Times New Roman"/>
        </w:rPr>
      </w:pPr>
    </w:p>
    <w:p w:rsidR="001F72E6" w:rsidRDefault="001F72E6" w:rsidP="006776CD">
      <w:pPr>
        <w:spacing w:line="480" w:lineRule="auto"/>
        <w:rPr>
          <w:rFonts w:ascii="Times New Roman" w:hAnsi="Times New Roman"/>
        </w:rPr>
      </w:pPr>
    </w:p>
    <w:p w:rsidR="001F72E6" w:rsidRDefault="001F72E6" w:rsidP="006776CD">
      <w:pPr>
        <w:spacing w:line="480" w:lineRule="auto"/>
        <w:rPr>
          <w:rFonts w:ascii="Times New Roman" w:hAnsi="Times New Roman"/>
        </w:rPr>
      </w:pPr>
      <w:r>
        <w:rPr>
          <w:rFonts w:ascii="Times New Roman" w:hAnsi="Times New Roman"/>
        </w:rPr>
        <w:t xml:space="preserve">After identifying the plant traits contributing to variation in gall density and gall size, we sought to tease apart the factors contributing to variation in gall-parasitoid attack. </w:t>
      </w:r>
      <w:r>
        <w:rPr>
          <w:rFonts w:ascii="Times New Roman" w:hAnsi="Times New Roman"/>
          <w:i/>
        </w:rPr>
        <w:t>A priori</w:t>
      </w:r>
      <w:r>
        <w:rPr>
          <w:rFonts w:ascii="Times New Roman" w:hAnsi="Times New Roman"/>
        </w:rPr>
        <w:t xml:space="preserve"> we predicted that gall density, gall size, as well as plant morphology (</w:t>
      </w:r>
      <w:commentRangeStart w:id="210"/>
      <w:r>
        <w:rPr>
          <w:rFonts w:ascii="Times New Roman" w:hAnsi="Times New Roman"/>
        </w:rPr>
        <w:t xml:space="preserve">architecture and </w:t>
      </w:r>
      <w:proofErr w:type="spellStart"/>
      <w:r>
        <w:rPr>
          <w:rFonts w:ascii="Times New Roman" w:hAnsi="Times New Roman"/>
        </w:rPr>
        <w:t>trichome</w:t>
      </w:r>
      <w:proofErr w:type="spellEnd"/>
      <w:r>
        <w:rPr>
          <w:rFonts w:ascii="Times New Roman" w:hAnsi="Times New Roman"/>
        </w:rPr>
        <w:t xml:space="preserve"> density</w:t>
      </w:r>
      <w:commentRangeEnd w:id="210"/>
      <w:r w:rsidR="0046580C">
        <w:rPr>
          <w:rStyle w:val="CommentReference"/>
        </w:rPr>
        <w:commentReference w:id="210"/>
      </w:r>
      <w:r>
        <w:rPr>
          <w:rFonts w:ascii="Times New Roman" w:hAnsi="Times New Roman"/>
        </w:rPr>
        <w:t>) would contribute to variation in the strength of gall-parasitoid interactions. So, w</w:t>
      </w:r>
      <w:r w:rsidR="0032609B">
        <w:rPr>
          <w:rFonts w:ascii="Times New Roman" w:hAnsi="Times New Roman"/>
        </w:rPr>
        <w:t xml:space="preserve">e used generalized linear and additive mixed effect models to tease apart the contributions of </w:t>
      </w:r>
      <w:r>
        <w:rPr>
          <w:rFonts w:ascii="Times New Roman" w:hAnsi="Times New Roman"/>
        </w:rPr>
        <w:t xml:space="preserve">these factors to parasitoid attack rates. </w:t>
      </w:r>
    </w:p>
    <w:p w:rsidR="001F72E6" w:rsidRDefault="001F72E6" w:rsidP="006776CD">
      <w:pPr>
        <w:spacing w:line="480" w:lineRule="auto"/>
        <w:rPr>
          <w:rFonts w:ascii="Times New Roman" w:hAnsi="Times New Roman"/>
        </w:rPr>
      </w:pPr>
    </w:p>
    <w:p w:rsidR="0032609B" w:rsidRPr="001F72E6" w:rsidRDefault="001F72E6" w:rsidP="006776CD">
      <w:pPr>
        <w:spacing w:line="480" w:lineRule="auto"/>
        <w:rPr>
          <w:rFonts w:ascii="Times New Roman" w:hAnsi="Times New Roman"/>
        </w:rPr>
      </w:pPr>
      <w:commentRangeStart w:id="211"/>
      <w:r>
        <w:rPr>
          <w:rFonts w:ascii="Times New Roman" w:hAnsi="Times New Roman"/>
        </w:rPr>
        <w:t xml:space="preserve">All analyses were conducted in R using the packages </w:t>
      </w:r>
      <w:r>
        <w:rPr>
          <w:rFonts w:ascii="Times New Roman" w:hAnsi="Times New Roman"/>
          <w:i/>
        </w:rPr>
        <w:t>lme4</w:t>
      </w:r>
      <w:r>
        <w:rPr>
          <w:rFonts w:ascii="Times New Roman" w:hAnsi="Times New Roman"/>
        </w:rPr>
        <w:t xml:space="preserve">, </w:t>
      </w:r>
      <w:r>
        <w:rPr>
          <w:rFonts w:ascii="Times New Roman" w:hAnsi="Times New Roman"/>
          <w:i/>
        </w:rPr>
        <w:t>gamm4,</w:t>
      </w:r>
      <w:r>
        <w:rPr>
          <w:rFonts w:ascii="Times New Roman" w:hAnsi="Times New Roman"/>
        </w:rPr>
        <w:t xml:space="preserve"> and</w:t>
      </w:r>
      <w:r>
        <w:rPr>
          <w:rFonts w:ascii="Times New Roman" w:hAnsi="Times New Roman"/>
          <w:i/>
        </w:rPr>
        <w:t xml:space="preserve"> </w:t>
      </w:r>
      <w:proofErr w:type="spellStart"/>
      <w:r>
        <w:rPr>
          <w:rFonts w:ascii="Times New Roman" w:hAnsi="Times New Roman"/>
          <w:i/>
        </w:rPr>
        <w:t>RLRsim</w:t>
      </w:r>
      <w:proofErr w:type="spellEnd"/>
      <w:r>
        <w:rPr>
          <w:rFonts w:ascii="Times New Roman" w:hAnsi="Times New Roman"/>
        </w:rPr>
        <w:t>.</w:t>
      </w:r>
      <w:commentRangeEnd w:id="211"/>
      <w:r w:rsidR="0046580C">
        <w:rPr>
          <w:rStyle w:val="CommentReference"/>
        </w:rPr>
        <w:commentReference w:id="211"/>
      </w:r>
    </w:p>
    <w:p w:rsidR="0042406F" w:rsidRDefault="0042406F" w:rsidP="006776CD">
      <w:pPr>
        <w:spacing w:line="480" w:lineRule="auto"/>
        <w:rPr>
          <w:rFonts w:ascii="Times New Roman" w:hAnsi="Times New Roman"/>
          <w:i/>
        </w:rPr>
      </w:pPr>
    </w:p>
    <w:p w:rsidR="00E034CE" w:rsidRDefault="0042406F" w:rsidP="006776CD">
      <w:pPr>
        <w:spacing w:line="480" w:lineRule="auto"/>
        <w:rPr>
          <w:rFonts w:ascii="Times New Roman" w:hAnsi="Times New Roman"/>
          <w:b/>
          <w:smallCaps/>
        </w:rPr>
      </w:pPr>
      <w:commentRangeStart w:id="212"/>
      <w:commentRangeStart w:id="213"/>
      <w:r w:rsidRPr="0042406F">
        <w:rPr>
          <w:rFonts w:ascii="Times New Roman" w:hAnsi="Times New Roman"/>
          <w:b/>
          <w:smallCaps/>
        </w:rPr>
        <w:t>Results</w:t>
      </w:r>
      <w:commentRangeEnd w:id="212"/>
      <w:r w:rsidR="00EB4E2A">
        <w:rPr>
          <w:rStyle w:val="CommentReference"/>
          <w:vanish/>
        </w:rPr>
        <w:commentReference w:id="212"/>
      </w:r>
      <w:commentRangeEnd w:id="213"/>
      <w:r w:rsidR="0046580C">
        <w:rPr>
          <w:rStyle w:val="CommentReference"/>
        </w:rPr>
        <w:commentReference w:id="213"/>
      </w:r>
    </w:p>
    <w:p w:rsidR="003354E9" w:rsidRDefault="003354E9" w:rsidP="001D0E72">
      <w:pPr>
        <w:numPr>
          <w:ins w:id="214" w:author="Matthew Barbour" w:date="2014-11-04T13:42:00Z"/>
        </w:numPr>
        <w:spacing w:line="480" w:lineRule="auto"/>
        <w:rPr>
          <w:ins w:id="215" w:author="Matthew Barbour" w:date="2014-11-04T13:41:00Z"/>
          <w:rFonts w:ascii="Times New Roman" w:hAnsi="Times New Roman"/>
          <w:b/>
        </w:rPr>
      </w:pPr>
      <w:ins w:id="216" w:author="Matthew Barbour" w:date="2014-11-04T13:42:00Z">
        <w:r>
          <w:rPr>
            <w:rFonts w:ascii="Times New Roman" w:hAnsi="Times New Roman"/>
            <w:b/>
          </w:rPr>
          <w:t xml:space="preserve">Plant genotype contributions to herbivore-parasitoid network </w:t>
        </w:r>
        <w:commentRangeStart w:id="217"/>
        <w:r>
          <w:rPr>
            <w:rFonts w:ascii="Times New Roman" w:hAnsi="Times New Roman"/>
            <w:b/>
          </w:rPr>
          <w:t>structure</w:t>
        </w:r>
      </w:ins>
      <w:commentRangeEnd w:id="217"/>
      <w:ins w:id="218" w:author="Matthew Barbour" w:date="2014-11-04T13:44:00Z">
        <w:r>
          <w:rPr>
            <w:rStyle w:val="CommentReference"/>
            <w:vanish/>
          </w:rPr>
          <w:commentReference w:id="217"/>
        </w:r>
      </w:ins>
    </w:p>
    <w:p w:rsidR="003354E9" w:rsidRDefault="003354E9" w:rsidP="001D0E72">
      <w:pPr>
        <w:numPr>
          <w:ins w:id="219" w:author="Matthew Barbour" w:date="2014-11-04T13:41:00Z"/>
        </w:numPr>
        <w:spacing w:line="480" w:lineRule="auto"/>
        <w:rPr>
          <w:ins w:id="220" w:author="Matthew Barbour" w:date="2014-11-04T13:41:00Z"/>
          <w:rFonts w:ascii="Times New Roman" w:hAnsi="Times New Roman"/>
          <w:b/>
        </w:rPr>
      </w:pPr>
    </w:p>
    <w:p w:rsidR="00CB4F6A" w:rsidDel="003354E9" w:rsidRDefault="003354E9" w:rsidP="001D0E72">
      <w:pPr>
        <w:spacing w:line="480" w:lineRule="auto"/>
        <w:rPr>
          <w:del w:id="221" w:author="Matthew Barbour" w:date="2014-11-04T13:40:00Z"/>
          <w:rFonts w:ascii="Times New Roman" w:hAnsi="Times New Roman"/>
          <w:b/>
        </w:rPr>
      </w:pPr>
      <w:ins w:id="222" w:author="Matthew Barbour" w:date="2014-11-04T13:42:00Z">
        <w:r>
          <w:rPr>
            <w:rFonts w:ascii="Times New Roman" w:hAnsi="Times New Roman"/>
            <w:b/>
          </w:rPr>
          <w:t>MECHANISMS MEDIATING HERBIVORE-PARASITOID NETWORK STRUCGTURE</w:t>
        </w:r>
      </w:ins>
      <w:del w:id="223" w:author="Matthew Barbour" w:date="2014-11-04T13:40:00Z">
        <w:r w:rsidR="00FB6C0D" w:rsidDel="003354E9">
          <w:rPr>
            <w:rFonts w:ascii="Times New Roman" w:hAnsi="Times New Roman"/>
            <w:b/>
          </w:rPr>
          <w:delText>How does plant genotype shape the architecture of herbivore-parasitoid networks?</w:delText>
        </w:r>
      </w:del>
    </w:p>
    <w:p w:rsidR="003354E9" w:rsidRDefault="003354E9" w:rsidP="001D0E72">
      <w:pPr>
        <w:numPr>
          <w:ins w:id="224" w:author="Matthew Barbour" w:date="2014-11-04T13:40:00Z"/>
        </w:numPr>
        <w:spacing w:line="480" w:lineRule="auto"/>
        <w:rPr>
          <w:ins w:id="225" w:author="Matthew Barbour" w:date="2014-11-04T13:40:00Z"/>
          <w:rFonts w:ascii="Times New Roman" w:hAnsi="Times New Roman"/>
          <w:i/>
        </w:rPr>
      </w:pPr>
    </w:p>
    <w:p w:rsidR="00E529ED" w:rsidRPr="00E529ED" w:rsidDel="003354E9" w:rsidRDefault="00E718F6" w:rsidP="001D0E72">
      <w:pPr>
        <w:spacing w:line="480" w:lineRule="auto"/>
        <w:rPr>
          <w:del w:id="226" w:author="Matthew Barbour" w:date="2014-11-04T13:40:00Z"/>
          <w:rFonts w:ascii="Times New Roman" w:hAnsi="Times New Roman"/>
          <w:i/>
        </w:rPr>
      </w:pPr>
      <w:commentRangeStart w:id="227"/>
      <w:del w:id="228" w:author="Matthew Barbour" w:date="2014-11-04T13:40:00Z">
        <w:r w:rsidDel="003354E9">
          <w:rPr>
            <w:rFonts w:ascii="Times New Roman" w:hAnsi="Times New Roman"/>
            <w:i/>
          </w:rPr>
          <w:delText>Herbivore</w:delText>
        </w:r>
        <w:r w:rsidR="00E529ED" w:rsidDel="003354E9">
          <w:rPr>
            <w:rFonts w:ascii="Times New Roman" w:hAnsi="Times New Roman"/>
            <w:i/>
          </w:rPr>
          <w:delText xml:space="preserve"> Community</w:delText>
        </w:r>
        <w:commentRangeEnd w:id="227"/>
        <w:r w:rsidR="00362CDF" w:rsidDel="003354E9">
          <w:rPr>
            <w:rStyle w:val="CommentReference"/>
            <w:vanish/>
          </w:rPr>
          <w:commentReference w:id="227"/>
        </w:r>
      </w:del>
    </w:p>
    <w:p w:rsidR="001D0E72" w:rsidRPr="0042058D" w:rsidRDefault="001D0E72" w:rsidP="001D0E72">
      <w:pPr>
        <w:spacing w:line="480" w:lineRule="auto"/>
        <w:rPr>
          <w:rFonts w:ascii="Times New Roman" w:hAnsi="Times New Roman"/>
        </w:rPr>
      </w:pPr>
      <w:r w:rsidRPr="0042058D">
        <w:rPr>
          <w:rFonts w:ascii="Times New Roman" w:hAnsi="Times New Roman"/>
        </w:rPr>
        <w:t xml:space="preserve">We found that </w:t>
      </w:r>
      <w:commentRangeStart w:id="229"/>
      <w:r w:rsidRPr="00E529ED">
        <w:rPr>
          <w:rFonts w:ascii="Times New Roman" w:hAnsi="Times New Roman"/>
          <w:i/>
        </w:rPr>
        <w:t xml:space="preserve">S. </w:t>
      </w:r>
      <w:proofErr w:type="spellStart"/>
      <w:r w:rsidRPr="00E529ED">
        <w:rPr>
          <w:rFonts w:ascii="Times New Roman" w:hAnsi="Times New Roman"/>
          <w:i/>
        </w:rPr>
        <w:t>hookeriana</w:t>
      </w:r>
      <w:proofErr w:type="spellEnd"/>
      <w:r w:rsidRPr="0042058D">
        <w:rPr>
          <w:rFonts w:ascii="Times New Roman" w:hAnsi="Times New Roman"/>
        </w:rPr>
        <w:t xml:space="preserve"> </w:t>
      </w:r>
      <w:commentRangeEnd w:id="229"/>
      <w:r w:rsidR="003E4009">
        <w:rPr>
          <w:rStyle w:val="CommentReference"/>
          <w:vanish/>
        </w:rPr>
        <w:commentReference w:id="229"/>
      </w:r>
      <w:r w:rsidRPr="0042058D">
        <w:rPr>
          <w:rFonts w:ascii="Times New Roman" w:hAnsi="Times New Roman"/>
        </w:rPr>
        <w:t xml:space="preserve">displayed </w:t>
      </w:r>
      <w:del w:id="230" w:author="Mariano A. Rodriguez-Cabal" w:date="2014-10-01T14:51:00Z">
        <w:r w:rsidRPr="0042058D" w:rsidDel="008B399F">
          <w:rPr>
            <w:rFonts w:ascii="Times New Roman" w:hAnsi="Times New Roman"/>
          </w:rPr>
          <w:delText xml:space="preserve">heritable </w:delText>
        </w:r>
      </w:del>
      <w:ins w:id="231" w:author="Mariano A. Rodriguez-Cabal" w:date="2014-10-01T14:51:00Z">
        <w:r w:rsidR="008B399F">
          <w:rPr>
            <w:rFonts w:ascii="Times New Roman" w:hAnsi="Times New Roman"/>
          </w:rPr>
          <w:t>genetic</w:t>
        </w:r>
        <w:r w:rsidR="008B399F" w:rsidRPr="0042058D">
          <w:rPr>
            <w:rFonts w:ascii="Times New Roman" w:hAnsi="Times New Roman"/>
          </w:rPr>
          <w:t xml:space="preserve"> </w:t>
        </w:r>
      </w:ins>
      <w:r w:rsidRPr="0042058D">
        <w:rPr>
          <w:rFonts w:ascii="Times New Roman" w:hAnsi="Times New Roman"/>
        </w:rPr>
        <w:t xml:space="preserve">variation in </w:t>
      </w:r>
      <w:r w:rsidR="000B5E78" w:rsidRPr="0042058D">
        <w:rPr>
          <w:rFonts w:ascii="Times New Roman" w:hAnsi="Times New Roman"/>
        </w:rPr>
        <w:t>susceptibility</w:t>
      </w:r>
      <w:r w:rsidR="00E529ED">
        <w:rPr>
          <w:rFonts w:ascii="Times New Roman" w:hAnsi="Times New Roman"/>
        </w:rPr>
        <w:t xml:space="preserve"> to galling insects</w:t>
      </w:r>
      <w:r w:rsidRPr="0042058D">
        <w:rPr>
          <w:rFonts w:ascii="Times New Roman" w:hAnsi="Times New Roman"/>
        </w:rPr>
        <w:t xml:space="preserve"> </w:t>
      </w:r>
      <w:r w:rsidR="000B5E78" w:rsidRPr="0042058D">
        <w:rPr>
          <w:rFonts w:ascii="Times New Roman" w:hAnsi="Times New Roman"/>
        </w:rPr>
        <w:t>in terms of both the frequency of gall attack and gall size</w:t>
      </w:r>
      <w:r w:rsidRPr="0042058D">
        <w:rPr>
          <w:rFonts w:ascii="Times New Roman" w:hAnsi="Times New Roman"/>
        </w:rPr>
        <w:t xml:space="preserve">. </w:t>
      </w:r>
      <w:r w:rsidR="000B5E78" w:rsidRPr="0042058D">
        <w:rPr>
          <w:rFonts w:ascii="Times New Roman" w:hAnsi="Times New Roman"/>
        </w:rPr>
        <w:t xml:space="preserve">Specifically, </w:t>
      </w:r>
      <w:r w:rsidR="00D6264D" w:rsidRPr="0042058D">
        <w:rPr>
          <w:rFonts w:ascii="Times New Roman" w:hAnsi="Times New Roman"/>
        </w:rPr>
        <w:t xml:space="preserve">attack rates from four of the five gall species varied </w:t>
      </w:r>
      <w:r w:rsidR="00CB4F6A" w:rsidRPr="0042058D">
        <w:rPr>
          <w:rFonts w:ascii="Times New Roman" w:hAnsi="Times New Roman"/>
        </w:rPr>
        <w:t xml:space="preserve">between </w:t>
      </w:r>
      <w:r w:rsidR="00D31178" w:rsidRPr="0042058D">
        <w:rPr>
          <w:rFonts w:ascii="Times New Roman" w:hAnsi="Times New Roman"/>
        </w:rPr>
        <w:t>22.8- and 70.2-fold</w:t>
      </w:r>
      <w:r w:rsidR="00CB4F6A" w:rsidRPr="0042058D">
        <w:rPr>
          <w:rFonts w:ascii="Times New Roman" w:hAnsi="Times New Roman"/>
        </w:rPr>
        <w:t xml:space="preserve"> </w:t>
      </w:r>
      <w:r w:rsidR="00D6264D" w:rsidRPr="0042058D">
        <w:rPr>
          <w:rFonts w:ascii="Times New Roman" w:hAnsi="Times New Roman"/>
        </w:rPr>
        <w:t xml:space="preserve">among </w:t>
      </w:r>
      <w:r w:rsidR="00E718F6">
        <w:rPr>
          <w:rFonts w:ascii="Times New Roman" w:hAnsi="Times New Roman"/>
        </w:rPr>
        <w:t>willow</w:t>
      </w:r>
      <w:r w:rsidR="000B5E78" w:rsidRPr="00E529ED">
        <w:rPr>
          <w:rFonts w:ascii="Times New Roman" w:hAnsi="Times New Roman"/>
          <w:i/>
        </w:rPr>
        <w:t xml:space="preserve"> </w:t>
      </w:r>
      <w:r w:rsidR="00D6264D" w:rsidRPr="0042058D">
        <w:rPr>
          <w:rFonts w:ascii="Times New Roman" w:hAnsi="Times New Roman"/>
        </w:rPr>
        <w:t>genotypes, resulting in</w:t>
      </w:r>
      <w:r w:rsidR="00CB4F6A" w:rsidRPr="0042058D">
        <w:rPr>
          <w:rFonts w:ascii="Times New Roman" w:hAnsi="Times New Roman"/>
        </w:rPr>
        <w:t xml:space="preserve"> </w:t>
      </w:r>
      <w:r w:rsidR="009E03DF" w:rsidRPr="0042058D">
        <w:rPr>
          <w:rFonts w:ascii="Times New Roman" w:hAnsi="Times New Roman"/>
        </w:rPr>
        <w:t xml:space="preserve">genotype explaining 23% of the variance </w:t>
      </w:r>
      <w:r w:rsidR="00D6264D" w:rsidRPr="0042058D">
        <w:rPr>
          <w:rFonts w:ascii="Times New Roman" w:hAnsi="Times New Roman"/>
        </w:rPr>
        <w:t>in gall community composition</w:t>
      </w:r>
      <w:r w:rsidR="009E03DF" w:rsidRPr="0042058D">
        <w:rPr>
          <w:rFonts w:ascii="Times New Roman" w:hAnsi="Times New Roman"/>
        </w:rPr>
        <w:t xml:space="preserve"> </w:t>
      </w:r>
      <w:r w:rsidRPr="0042058D">
        <w:rPr>
          <w:rFonts w:ascii="Times New Roman" w:hAnsi="Times New Roman"/>
        </w:rPr>
        <w:t>(</w:t>
      </w:r>
      <w:r w:rsidR="00CB4F6A" w:rsidRPr="00017D95">
        <w:rPr>
          <w:rFonts w:ascii="Times New Roman" w:hAnsi="Times New Roman"/>
          <w:i/>
        </w:rPr>
        <w:t>H</w:t>
      </w:r>
      <w:r w:rsidR="00CB4F6A" w:rsidRPr="00017D95">
        <w:rPr>
          <w:rFonts w:ascii="Times New Roman" w:hAnsi="Times New Roman"/>
          <w:i/>
          <w:vertAlign w:val="superscript"/>
        </w:rPr>
        <w:t>2</w:t>
      </w:r>
      <w:r w:rsidR="00CB4F6A" w:rsidRPr="0042058D">
        <w:rPr>
          <w:rFonts w:ascii="Times New Roman" w:hAnsi="Times New Roman"/>
        </w:rPr>
        <w:t xml:space="preserve"> = </w:t>
      </w:r>
      <w:r w:rsidR="009E03DF" w:rsidRPr="0042058D">
        <w:rPr>
          <w:rFonts w:ascii="Times New Roman" w:hAnsi="Times New Roman"/>
        </w:rPr>
        <w:t>0.23</w:t>
      </w:r>
      <w:r w:rsidR="00CB4F6A" w:rsidRPr="0042058D">
        <w:rPr>
          <w:rFonts w:ascii="Times New Roman" w:hAnsi="Times New Roman"/>
        </w:rPr>
        <w:t>,</w:t>
      </w:r>
      <w:r w:rsidR="009E03DF" w:rsidRPr="0042058D">
        <w:rPr>
          <w:rFonts w:ascii="Times New Roman" w:hAnsi="Times New Roman"/>
        </w:rPr>
        <w:t xml:space="preserve"> </w:t>
      </w:r>
      <w:commentRangeStart w:id="232"/>
      <w:r w:rsidR="009E03DF" w:rsidRPr="00017D95">
        <w:rPr>
          <w:rFonts w:ascii="Times New Roman" w:hAnsi="Times New Roman"/>
          <w:i/>
        </w:rPr>
        <w:t>F</w:t>
      </w:r>
      <w:r w:rsidR="009E03DF" w:rsidRPr="0042058D">
        <w:rPr>
          <w:rFonts w:ascii="Times New Roman" w:hAnsi="Times New Roman"/>
        </w:rPr>
        <w:t xml:space="preserve"> </w:t>
      </w:r>
      <w:commentRangeEnd w:id="232"/>
      <w:r w:rsidR="008B399F">
        <w:rPr>
          <w:rStyle w:val="CommentReference"/>
          <w:vanish/>
        </w:rPr>
        <w:commentReference w:id="232"/>
      </w:r>
      <w:r w:rsidR="009E03DF" w:rsidRPr="0042058D">
        <w:rPr>
          <w:rFonts w:ascii="Times New Roman" w:hAnsi="Times New Roman"/>
        </w:rPr>
        <w:t xml:space="preserve">= 2.62, </w:t>
      </w:r>
      <w:r w:rsidR="009E03DF" w:rsidRPr="00017D95">
        <w:rPr>
          <w:rFonts w:ascii="Times New Roman" w:hAnsi="Times New Roman"/>
          <w:i/>
        </w:rPr>
        <w:t>P</w:t>
      </w:r>
      <w:r w:rsidR="009E03DF" w:rsidRPr="0042058D">
        <w:rPr>
          <w:rFonts w:ascii="Times New Roman" w:hAnsi="Times New Roman"/>
        </w:rPr>
        <w:t xml:space="preserve"> = 0.001). </w:t>
      </w:r>
      <w:ins w:id="233" w:author="Mariano A. Rodriguez-Cabal" w:date="2014-10-01T14:54:00Z">
        <w:r w:rsidR="0055170A">
          <w:rPr>
            <w:rFonts w:ascii="Times New Roman" w:hAnsi="Times New Roman"/>
          </w:rPr>
          <w:t xml:space="preserve">For example, </w:t>
        </w:r>
      </w:ins>
      <w:del w:id="234" w:author="Mariano A. Rodriguez-Cabal" w:date="2014-10-01T14:55:00Z">
        <w:r w:rsidRPr="0042058D" w:rsidDel="0055170A">
          <w:rPr>
            <w:rFonts w:ascii="Times New Roman" w:hAnsi="Times New Roman"/>
          </w:rPr>
          <w:delText>In particular</w:delText>
        </w:r>
      </w:del>
      <w:del w:id="235" w:author="Mariano A. Rodriguez-Cabal" w:date="2014-10-01T14:52:00Z">
        <w:r w:rsidRPr="0042058D" w:rsidDel="008B399F">
          <w:rPr>
            <w:rFonts w:ascii="Times New Roman" w:hAnsi="Times New Roman"/>
          </w:rPr>
          <w:delText xml:space="preserve"> though</w:delText>
        </w:r>
      </w:del>
      <w:del w:id="236" w:author="Mariano A. Rodriguez-Cabal" w:date="2014-10-01T14:55:00Z">
        <w:r w:rsidRPr="0042058D" w:rsidDel="0055170A">
          <w:rPr>
            <w:rFonts w:ascii="Times New Roman" w:hAnsi="Times New Roman"/>
          </w:rPr>
          <w:delText>, the h</w:delText>
        </w:r>
        <w:r w:rsidR="00E718F6" w:rsidDel="0055170A">
          <w:rPr>
            <w:rFonts w:ascii="Times New Roman" w:hAnsi="Times New Roman"/>
          </w:rPr>
          <w:delText>eritable</w:delText>
        </w:r>
      </w:del>
      <w:ins w:id="237" w:author="Mariano A. Rodriguez-Cabal" w:date="2014-10-01T14:55:00Z">
        <w:r w:rsidR="0055170A">
          <w:rPr>
            <w:rFonts w:ascii="Times New Roman" w:hAnsi="Times New Roman"/>
          </w:rPr>
          <w:t>willow genetic</w:t>
        </w:r>
      </w:ins>
      <w:r w:rsidR="00E718F6">
        <w:rPr>
          <w:rFonts w:ascii="Times New Roman" w:hAnsi="Times New Roman"/>
        </w:rPr>
        <w:t xml:space="preserve"> variation in susceptibility</w:t>
      </w:r>
      <w:r w:rsidRPr="0042058D">
        <w:rPr>
          <w:rFonts w:ascii="Times New Roman" w:hAnsi="Times New Roman"/>
        </w:rPr>
        <w:t xml:space="preserve"> was highest for </w:t>
      </w:r>
      <w:ins w:id="238" w:author="Mariano A. Rodriguez-Cabal" w:date="2014-10-01T14:52:00Z">
        <w:r w:rsidR="008B399F">
          <w:rPr>
            <w:rFonts w:ascii="Times New Roman" w:hAnsi="Times New Roman"/>
          </w:rPr>
          <w:t xml:space="preserve">the </w:t>
        </w:r>
      </w:ins>
      <w:ins w:id="239" w:author="Mariano A. Rodriguez-Cabal" w:date="2014-10-01T14:55:00Z">
        <w:r w:rsidR="00362CDF">
          <w:rPr>
            <w:rFonts w:ascii="Times New Roman" w:hAnsi="Times New Roman"/>
          </w:rPr>
          <w:t xml:space="preserve">most common </w:t>
        </w:r>
      </w:ins>
      <w:commentRangeStart w:id="240"/>
      <w:ins w:id="241" w:author="Mariano A. Rodriguez-Cabal" w:date="2014-10-01T14:52:00Z">
        <w:r w:rsidR="008B399F">
          <w:rPr>
            <w:rFonts w:ascii="Times New Roman" w:hAnsi="Times New Roman"/>
          </w:rPr>
          <w:t xml:space="preserve">gall </w:t>
        </w:r>
        <w:commentRangeEnd w:id="240"/>
        <w:r w:rsidR="008B399F">
          <w:rPr>
            <w:rStyle w:val="CommentReference"/>
            <w:vanish/>
          </w:rPr>
          <w:commentReference w:id="240"/>
        </w:r>
        <w:r w:rsidR="008B399F">
          <w:rPr>
            <w:rFonts w:ascii="Times New Roman" w:hAnsi="Times New Roman"/>
          </w:rPr>
          <w:t>former</w:t>
        </w:r>
      </w:ins>
      <w:ins w:id="242" w:author="Mariano A. Rodriguez-Cabal" w:date="2014-10-01T14:56:00Z">
        <w:r w:rsidR="00362CDF">
          <w:rPr>
            <w:rFonts w:ascii="Times New Roman" w:hAnsi="Times New Roman"/>
          </w:rPr>
          <w:t xml:space="preserve"> </w:t>
        </w:r>
        <w:r w:rsidR="00362CDF" w:rsidRPr="0042058D">
          <w:rPr>
            <w:rFonts w:ascii="Times New Roman" w:hAnsi="Times New Roman"/>
          </w:rPr>
          <w:t>(44% of total galls)</w:t>
        </w:r>
        <w:r w:rsidR="00362CDF">
          <w:rPr>
            <w:rFonts w:ascii="Times New Roman" w:hAnsi="Times New Roman"/>
          </w:rPr>
          <w:t>,</w:t>
        </w:r>
      </w:ins>
      <w:ins w:id="243" w:author="Mariano A. Rodriguez-Cabal" w:date="2014-10-01T14:52:00Z">
        <w:r w:rsidR="008B399F">
          <w:rPr>
            <w:rFonts w:ascii="Times New Roman" w:hAnsi="Times New Roman"/>
          </w:rPr>
          <w:t xml:space="preserve"> </w:t>
        </w:r>
      </w:ins>
      <w:proofErr w:type="spellStart"/>
      <w:r w:rsidRPr="00AF1522">
        <w:rPr>
          <w:rFonts w:ascii="Times New Roman" w:hAnsi="Times New Roman"/>
          <w:i/>
        </w:rPr>
        <w:t>Iteomyia</w:t>
      </w:r>
      <w:proofErr w:type="spellEnd"/>
      <w:r w:rsidRPr="0042058D">
        <w:rPr>
          <w:rFonts w:ascii="Times New Roman" w:hAnsi="Times New Roman"/>
        </w:rPr>
        <w:t xml:space="preserve"> (</w:t>
      </w:r>
      <w:r w:rsidRPr="0042058D">
        <w:rPr>
          <w:rFonts w:ascii="Times New Roman" w:hAnsi="Times New Roman"/>
          <w:i/>
        </w:rPr>
        <w:t>H</w:t>
      </w:r>
      <w:r w:rsidRPr="0042058D">
        <w:rPr>
          <w:rFonts w:ascii="Times New Roman" w:hAnsi="Times New Roman"/>
          <w:i/>
          <w:vertAlign w:val="superscript"/>
        </w:rPr>
        <w:t>2</w:t>
      </w:r>
      <w:r w:rsidRPr="0042058D">
        <w:rPr>
          <w:rFonts w:ascii="Times New Roman" w:hAnsi="Times New Roman"/>
          <w:i/>
        </w:rPr>
        <w:t xml:space="preserve"> </w:t>
      </w:r>
      <w:r w:rsidRPr="0042058D">
        <w:rPr>
          <w:rFonts w:ascii="Times New Roman" w:hAnsi="Times New Roman"/>
        </w:rPr>
        <w:t xml:space="preserve">= 0.36, </w:t>
      </w:r>
      <w:r w:rsidR="00EB4E2A" w:rsidRPr="00EB4E2A">
        <w:rPr>
          <w:rFonts w:ascii="Times New Roman" w:hAnsi="Times New Roman"/>
          <w:i/>
        </w:rPr>
        <w:t>R</w:t>
      </w:r>
      <w:r w:rsidRPr="00EB4E2A">
        <w:rPr>
          <w:rFonts w:ascii="Times New Roman" w:hAnsi="Times New Roman"/>
          <w:i/>
        </w:rPr>
        <w:t>LRT</w:t>
      </w:r>
      <w:r w:rsidRPr="0042058D">
        <w:rPr>
          <w:rFonts w:ascii="Times New Roman" w:hAnsi="Times New Roman"/>
        </w:rPr>
        <w:t xml:space="preserve"> = 27.78, </w:t>
      </w:r>
      <w:r w:rsidRPr="0042058D">
        <w:rPr>
          <w:rFonts w:ascii="Times New Roman" w:hAnsi="Times New Roman"/>
          <w:i/>
        </w:rPr>
        <w:t xml:space="preserve">P </w:t>
      </w:r>
      <w:r w:rsidRPr="0042058D">
        <w:rPr>
          <w:rFonts w:ascii="Times New Roman" w:hAnsi="Times New Roman"/>
        </w:rPr>
        <w:t>&lt; 0.00</w:t>
      </w:r>
      <w:r w:rsidR="00CB4F6A" w:rsidRPr="0042058D">
        <w:rPr>
          <w:rFonts w:ascii="Times New Roman" w:hAnsi="Times New Roman"/>
        </w:rPr>
        <w:t>1)</w:t>
      </w:r>
      <w:ins w:id="244" w:author="Mariano A. Rodriguez-Cabal" w:date="2014-10-01T14:56:00Z">
        <w:r w:rsidR="00362CDF">
          <w:rPr>
            <w:rFonts w:ascii="Times New Roman" w:hAnsi="Times New Roman"/>
          </w:rPr>
          <w:t xml:space="preserve"> in this network</w:t>
        </w:r>
      </w:ins>
      <w:del w:id="245" w:author="Mariano A. Rodriguez-Cabal" w:date="2014-10-01T14:56:00Z">
        <w:r w:rsidR="00CB4F6A" w:rsidRPr="0042058D" w:rsidDel="00362CDF">
          <w:rPr>
            <w:rFonts w:ascii="Times New Roman" w:hAnsi="Times New Roman"/>
          </w:rPr>
          <w:delText>, which was also the dominant herbivore in this network (44% of total galls)</w:delText>
        </w:r>
      </w:del>
      <w:r w:rsidR="00CB4F6A" w:rsidRPr="0042058D">
        <w:rPr>
          <w:rFonts w:ascii="Times New Roman" w:hAnsi="Times New Roman"/>
        </w:rPr>
        <w:t>.</w:t>
      </w:r>
      <w:r w:rsidR="00C27178" w:rsidRPr="0042058D">
        <w:rPr>
          <w:rFonts w:ascii="Times New Roman" w:hAnsi="Times New Roman"/>
        </w:rPr>
        <w:t xml:space="preserve"> </w:t>
      </w:r>
      <w:r w:rsidR="00E718F6">
        <w:rPr>
          <w:rFonts w:ascii="Times New Roman" w:hAnsi="Times New Roman"/>
        </w:rPr>
        <w:t xml:space="preserve">Willow genotype also influenced variation in the size of </w:t>
      </w:r>
      <w:proofErr w:type="spellStart"/>
      <w:r w:rsidR="00C27178" w:rsidRPr="00E718F6">
        <w:rPr>
          <w:rFonts w:ascii="Times New Roman" w:hAnsi="Times New Roman"/>
          <w:i/>
        </w:rPr>
        <w:t>Iteomyia</w:t>
      </w:r>
      <w:proofErr w:type="spellEnd"/>
      <w:r w:rsidR="00C27178" w:rsidRPr="0042058D">
        <w:rPr>
          <w:rFonts w:ascii="Times New Roman" w:hAnsi="Times New Roman"/>
        </w:rPr>
        <w:t xml:space="preserve"> </w:t>
      </w:r>
      <w:r w:rsidR="00E718F6">
        <w:rPr>
          <w:rFonts w:ascii="Times New Roman" w:hAnsi="Times New Roman"/>
        </w:rPr>
        <w:t xml:space="preserve">galls </w:t>
      </w:r>
      <w:r w:rsidR="00C27178" w:rsidRPr="0042058D">
        <w:rPr>
          <w:rFonts w:ascii="Times New Roman" w:hAnsi="Times New Roman"/>
        </w:rPr>
        <w:t>(</w:t>
      </w:r>
      <w:r w:rsidR="00C27178" w:rsidRPr="00EB4E2A">
        <w:rPr>
          <w:rFonts w:ascii="Times New Roman" w:hAnsi="Times New Roman"/>
          <w:i/>
        </w:rPr>
        <w:t>H</w:t>
      </w:r>
      <w:r w:rsidR="00C27178" w:rsidRPr="00EB4E2A">
        <w:rPr>
          <w:rFonts w:ascii="Times New Roman" w:hAnsi="Times New Roman"/>
          <w:i/>
          <w:vertAlign w:val="superscript"/>
        </w:rPr>
        <w:t>2</w:t>
      </w:r>
      <w:r w:rsidR="00C27178" w:rsidRPr="0042058D">
        <w:rPr>
          <w:rFonts w:ascii="Times New Roman" w:hAnsi="Times New Roman"/>
        </w:rPr>
        <w:t xml:space="preserve"> = 0.13, </w:t>
      </w:r>
      <w:r w:rsidR="00EB4E2A" w:rsidRPr="00EB4E2A">
        <w:rPr>
          <w:rFonts w:ascii="Times New Roman" w:hAnsi="Times New Roman"/>
          <w:i/>
        </w:rPr>
        <w:t>R</w:t>
      </w:r>
      <w:r w:rsidR="00C27178" w:rsidRPr="00EB4E2A">
        <w:rPr>
          <w:rFonts w:ascii="Times New Roman" w:hAnsi="Times New Roman"/>
          <w:i/>
        </w:rPr>
        <w:t>LRT</w:t>
      </w:r>
      <w:r w:rsidR="00C27178" w:rsidRPr="0042058D">
        <w:rPr>
          <w:rFonts w:ascii="Times New Roman" w:hAnsi="Times New Roman"/>
        </w:rPr>
        <w:t xml:space="preserve"> = 3.68, </w:t>
      </w:r>
      <w:r w:rsidR="00C27178" w:rsidRPr="00EB4E2A">
        <w:rPr>
          <w:rFonts w:ascii="Times New Roman" w:hAnsi="Times New Roman"/>
          <w:i/>
        </w:rPr>
        <w:t>P</w:t>
      </w:r>
      <w:r w:rsidR="00C27178" w:rsidRPr="0042058D">
        <w:rPr>
          <w:rFonts w:ascii="Times New Roman" w:hAnsi="Times New Roman"/>
        </w:rPr>
        <w:t xml:space="preserve"> = 0.022), </w:t>
      </w:r>
      <w:commentRangeStart w:id="246"/>
      <w:ins w:id="247" w:author="Mariano A. Rodriguez-Cabal" w:date="2014-10-01T14:57:00Z">
        <w:r w:rsidR="00362CDF">
          <w:rPr>
            <w:rFonts w:ascii="Times New Roman" w:hAnsi="Times New Roman"/>
          </w:rPr>
          <w:t xml:space="preserve">with a </w:t>
        </w:r>
        <w:r w:rsidR="00362CDF" w:rsidRPr="0042058D">
          <w:rPr>
            <w:rFonts w:ascii="Times New Roman" w:hAnsi="Times New Roman"/>
          </w:rPr>
          <w:t>2.3-fold variation</w:t>
        </w:r>
        <w:r w:rsidR="00362CDF">
          <w:rPr>
            <w:rFonts w:ascii="Times New Roman" w:hAnsi="Times New Roman"/>
          </w:rPr>
          <w:t>,</w:t>
        </w:r>
        <w:r w:rsidR="00362CDF" w:rsidRPr="0042058D">
          <w:rPr>
            <w:rFonts w:ascii="Times New Roman" w:hAnsi="Times New Roman"/>
          </w:rPr>
          <w:t xml:space="preserve"> </w:t>
        </w:r>
      </w:ins>
      <w:r w:rsidR="00C27178" w:rsidRPr="0042058D">
        <w:rPr>
          <w:rFonts w:ascii="Times New Roman" w:hAnsi="Times New Roman"/>
        </w:rPr>
        <w:t xml:space="preserve">ranging in size from </w:t>
      </w:r>
      <w:r w:rsidR="00E718F6">
        <w:rPr>
          <w:rFonts w:ascii="Times New Roman" w:hAnsi="Times New Roman"/>
        </w:rPr>
        <w:t>4.8-</w:t>
      </w:r>
      <w:r w:rsidR="00C27178" w:rsidRPr="0042058D">
        <w:rPr>
          <w:rFonts w:ascii="Times New Roman" w:hAnsi="Times New Roman"/>
        </w:rPr>
        <w:t>11.0 mm</w:t>
      </w:r>
      <w:ins w:id="248" w:author="Mariano A. Rodriguez-Cabal" w:date="2014-10-01T14:57:00Z">
        <w:r w:rsidR="00362CDF">
          <w:rPr>
            <w:rFonts w:ascii="Times New Roman" w:hAnsi="Times New Roman"/>
          </w:rPr>
          <w:t>,</w:t>
        </w:r>
      </w:ins>
      <w:r w:rsidR="00C27178" w:rsidRPr="0042058D">
        <w:rPr>
          <w:rFonts w:ascii="Times New Roman" w:hAnsi="Times New Roman"/>
        </w:rPr>
        <w:t xml:space="preserve"> among the most disparate genotypes</w:t>
      </w:r>
      <w:del w:id="249" w:author="Mariano A. Rodriguez-Cabal" w:date="2014-10-01T14:57:00Z">
        <w:r w:rsidR="00C27178" w:rsidRPr="0042058D" w:rsidDel="00362CDF">
          <w:rPr>
            <w:rFonts w:ascii="Times New Roman" w:hAnsi="Times New Roman"/>
          </w:rPr>
          <w:delText xml:space="preserve"> (2.3-fold variation)</w:delText>
        </w:r>
      </w:del>
      <w:r w:rsidR="00C27178" w:rsidRPr="0042058D">
        <w:rPr>
          <w:rFonts w:ascii="Times New Roman" w:hAnsi="Times New Roman"/>
        </w:rPr>
        <w:t>.</w:t>
      </w:r>
      <w:commentRangeEnd w:id="246"/>
      <w:r w:rsidR="0092621D">
        <w:rPr>
          <w:rStyle w:val="CommentReference"/>
        </w:rPr>
        <w:commentReference w:id="246"/>
      </w:r>
    </w:p>
    <w:p w:rsidR="00362CDF" w:rsidRDefault="00362CDF" w:rsidP="001D0E72">
      <w:pPr>
        <w:numPr>
          <w:ins w:id="250" w:author="Mariano A. Rodriguez-Cabal" w:date="2014-10-01T14:57:00Z"/>
        </w:numPr>
        <w:spacing w:line="480" w:lineRule="auto"/>
        <w:rPr>
          <w:ins w:id="251" w:author="Mariano A. Rodriguez-Cabal" w:date="2014-10-01T14:57:00Z"/>
          <w:rFonts w:ascii="Times New Roman" w:hAnsi="Times New Roman"/>
          <w:i/>
        </w:rPr>
      </w:pPr>
    </w:p>
    <w:p w:rsidR="00C27178" w:rsidRPr="00E718F6" w:rsidRDefault="00E718F6" w:rsidP="001D0E72">
      <w:pPr>
        <w:spacing w:line="480" w:lineRule="auto"/>
        <w:rPr>
          <w:rFonts w:ascii="Times New Roman" w:hAnsi="Times New Roman"/>
          <w:i/>
        </w:rPr>
      </w:pPr>
      <w:r>
        <w:rPr>
          <w:rFonts w:ascii="Times New Roman" w:hAnsi="Times New Roman"/>
          <w:i/>
        </w:rPr>
        <w:t>Herbivore-Parasitoid Network</w:t>
      </w:r>
    </w:p>
    <w:p w:rsidR="003354E9" w:rsidRDefault="003354E9" w:rsidP="006776CD">
      <w:pPr>
        <w:numPr>
          <w:ins w:id="252" w:author="Matthew Barbour" w:date="2014-11-04T13:46:00Z"/>
        </w:numPr>
        <w:spacing w:line="480" w:lineRule="auto"/>
        <w:rPr>
          <w:ins w:id="253" w:author="Matthew Barbour" w:date="2014-11-04T13:57:00Z"/>
          <w:rFonts w:ascii="Times New Roman" w:hAnsi="Times New Roman"/>
        </w:rPr>
      </w:pPr>
      <w:ins w:id="254" w:author="Matthew Barbour" w:date="2014-11-04T13:46:00Z">
        <w:r>
          <w:rPr>
            <w:rFonts w:ascii="Times New Roman" w:hAnsi="Times New Roman"/>
          </w:rPr>
          <w:t>Different willow genotypes asymmetrically contributed to g</w:t>
        </w:r>
        <w:r w:rsidR="00192897">
          <w:rPr>
            <w:rFonts w:ascii="Times New Roman" w:hAnsi="Times New Roman"/>
          </w:rPr>
          <w:t>all-parasitoid network complexity</w:t>
        </w:r>
        <w:r>
          <w:rPr>
            <w:rFonts w:ascii="Times New Roman" w:hAnsi="Times New Roman"/>
          </w:rPr>
          <w:t xml:space="preserve">. </w:t>
        </w:r>
      </w:ins>
      <w:ins w:id="255" w:author="Matthew Barbour" w:date="2014-11-04T13:47:00Z">
        <w:r w:rsidR="00192897">
          <w:rPr>
            <w:rFonts w:ascii="Times New Roman" w:hAnsi="Times New Roman"/>
          </w:rPr>
          <w:t xml:space="preserve">Specifically, we found that </w:t>
        </w:r>
      </w:ins>
      <w:ins w:id="256" w:author="Matthew Barbour" w:date="2014-11-04T13:49:00Z">
        <w:r w:rsidR="00192897">
          <w:rPr>
            <w:rFonts w:ascii="Times New Roman" w:hAnsi="Times New Roman"/>
          </w:rPr>
          <w:t xml:space="preserve">both the abundance and richness of unique herbivore-parasitoid interactions varied X </w:t>
        </w:r>
      </w:ins>
      <w:ins w:id="257" w:author="Matthew Barbour" w:date="2014-11-04T13:54:00Z">
        <w:r w:rsidR="00192897">
          <w:rPr>
            <w:rFonts w:ascii="Times New Roman" w:hAnsi="Times New Roman"/>
          </w:rPr>
          <w:t xml:space="preserve">(H2 </w:t>
        </w:r>
        <w:proofErr w:type="gramStart"/>
        <w:r w:rsidR="00192897">
          <w:rPr>
            <w:rFonts w:ascii="Times New Roman" w:hAnsi="Times New Roman"/>
          </w:rPr>
          <w:t>= ,</w:t>
        </w:r>
        <w:proofErr w:type="gramEnd"/>
        <w:r w:rsidR="00192897">
          <w:rPr>
            <w:rFonts w:ascii="Times New Roman" w:hAnsi="Times New Roman"/>
          </w:rPr>
          <w:t xml:space="preserve"> LRT = , P = ) </w:t>
        </w:r>
      </w:ins>
      <w:ins w:id="258" w:author="Matthew Barbour" w:date="2014-11-04T13:49:00Z">
        <w:r w:rsidR="00192897">
          <w:rPr>
            <w:rFonts w:ascii="Times New Roman" w:hAnsi="Times New Roman"/>
          </w:rPr>
          <w:t xml:space="preserve">and Y-fold among willow genotype (H2 = , LRT = , P = ). </w:t>
        </w:r>
      </w:ins>
      <w:ins w:id="259" w:author="Matthew Barbour" w:date="2014-11-04T13:47:00Z">
        <w:r w:rsidR="00192897">
          <w:rPr>
            <w:rFonts w:ascii="Times New Roman" w:hAnsi="Times New Roman"/>
          </w:rPr>
          <w:t xml:space="preserve">Overall, this lead to X and Y genotypes maintaining above average contributions to the abundance and richness of herbivore-parasitoid links in the network (Fig. 1A). </w:t>
        </w:r>
      </w:ins>
    </w:p>
    <w:p w:rsidR="006E3F06" w:rsidRDefault="006E3F06" w:rsidP="006776CD">
      <w:pPr>
        <w:numPr>
          <w:ins w:id="260" w:author="Matthew Barbour" w:date="2014-11-04T13:58:00Z"/>
        </w:numPr>
        <w:spacing w:line="480" w:lineRule="auto"/>
        <w:rPr>
          <w:ins w:id="261" w:author="Matthew Barbour" w:date="2014-11-04T13:58:00Z"/>
          <w:rFonts w:ascii="Times New Roman" w:hAnsi="Times New Roman"/>
        </w:rPr>
      </w:pPr>
      <w:ins w:id="262" w:author="Matthew Barbour" w:date="2014-11-04T13:58:00Z">
        <w:r>
          <w:rPr>
            <w:rFonts w:ascii="Times New Roman" w:hAnsi="Times New Roman"/>
          </w:rPr>
          <w:t xml:space="preserve">In addition to </w:t>
        </w:r>
      </w:ins>
      <w:ins w:id="263" w:author="Matthew Barbour" w:date="2014-11-04T13:59:00Z">
        <w:r>
          <w:rPr>
            <w:rFonts w:ascii="Times New Roman" w:hAnsi="Times New Roman"/>
          </w:rPr>
          <w:t xml:space="preserve">network complexity, </w:t>
        </w:r>
      </w:ins>
      <w:ins w:id="264" w:author="Matthew Barbour" w:date="2014-11-04T13:58:00Z">
        <w:r>
          <w:rPr>
            <w:rFonts w:ascii="Times New Roman" w:hAnsi="Times New Roman"/>
          </w:rPr>
          <w:t xml:space="preserve">willow genotypes differentially contributed to the composition of herbivore-parasitoid interactions. </w:t>
        </w:r>
      </w:ins>
      <w:ins w:id="265" w:author="Matthew Barbour" w:date="2014-11-04T14:00:00Z">
        <w:r>
          <w:rPr>
            <w:rFonts w:ascii="Times New Roman" w:hAnsi="Times New Roman"/>
          </w:rPr>
          <w:t xml:space="preserve">In other words, willows made complementary contributions to herbivore-parasitoid network structure. </w:t>
        </w:r>
      </w:ins>
    </w:p>
    <w:p w:rsidR="000441EA" w:rsidRPr="0042058D" w:rsidRDefault="00CB5D0B" w:rsidP="006776CD">
      <w:pPr>
        <w:spacing w:line="480" w:lineRule="auto"/>
        <w:rPr>
          <w:rFonts w:ascii="Times New Roman" w:hAnsi="Times New Roman"/>
        </w:rPr>
      </w:pPr>
      <w:r w:rsidRPr="0042058D">
        <w:rPr>
          <w:rFonts w:ascii="Times New Roman" w:hAnsi="Times New Roman"/>
        </w:rPr>
        <w:t xml:space="preserve">We also found that </w:t>
      </w:r>
      <w:del w:id="266" w:author="Mariano A. Rodriguez-Cabal" w:date="2014-10-01T14:58:00Z">
        <w:r w:rsidR="004F28AD" w:rsidRPr="0042058D" w:rsidDel="00362CDF">
          <w:rPr>
            <w:rFonts w:ascii="Times New Roman" w:hAnsi="Times New Roman"/>
            <w:i/>
          </w:rPr>
          <w:delText>S. hookeriana</w:delText>
        </w:r>
      </w:del>
      <w:ins w:id="267" w:author="Mariano A. Rodriguez-Cabal" w:date="2014-10-01T14:58:00Z">
        <w:r w:rsidR="00362CDF">
          <w:rPr>
            <w:rFonts w:ascii="Times New Roman" w:hAnsi="Times New Roman"/>
          </w:rPr>
          <w:t>willow</w:t>
        </w:r>
      </w:ins>
      <w:r w:rsidR="004F28AD" w:rsidRPr="0042058D">
        <w:rPr>
          <w:rFonts w:ascii="Times New Roman" w:hAnsi="Times New Roman"/>
        </w:rPr>
        <w:t xml:space="preserve"> genotypes </w:t>
      </w:r>
      <w:del w:id="268" w:author="Mariano A. Rodriguez-Cabal" w:date="2014-10-01T15:02:00Z">
        <w:r w:rsidR="004F28AD" w:rsidRPr="0042058D" w:rsidDel="00BD0F91">
          <w:rPr>
            <w:rFonts w:ascii="Times New Roman" w:hAnsi="Times New Roman"/>
          </w:rPr>
          <w:delText>differentially contributed to</w:delText>
        </w:r>
      </w:del>
      <w:ins w:id="269" w:author="Mariano A. Rodriguez-Cabal" w:date="2014-10-01T15:02:00Z">
        <w:r w:rsidR="00BD0F91">
          <w:rPr>
            <w:rFonts w:ascii="Times New Roman" w:hAnsi="Times New Roman"/>
          </w:rPr>
          <w:t>structure</w:t>
        </w:r>
      </w:ins>
      <w:ins w:id="270" w:author="Mariano A. Rodriguez-Cabal" w:date="2014-10-01T15:03:00Z">
        <w:r w:rsidR="00BD0F91">
          <w:rPr>
            <w:rFonts w:ascii="Times New Roman" w:hAnsi="Times New Roman"/>
          </w:rPr>
          <w:t>s</w:t>
        </w:r>
      </w:ins>
      <w:r w:rsidR="004F28AD" w:rsidRPr="0042058D">
        <w:rPr>
          <w:rFonts w:ascii="Times New Roman" w:hAnsi="Times New Roman"/>
        </w:rPr>
        <w:t xml:space="preserve"> h</w:t>
      </w:r>
      <w:r w:rsidR="0038569C" w:rsidRPr="0042058D">
        <w:rPr>
          <w:rFonts w:ascii="Times New Roman" w:hAnsi="Times New Roman"/>
        </w:rPr>
        <w:t xml:space="preserve">erbivore-parasitoid network </w:t>
      </w:r>
      <w:del w:id="271" w:author="Mariano A. Rodriguez-Cabal" w:date="2014-10-01T15:03:00Z">
        <w:r w:rsidR="0038569C" w:rsidRPr="0042058D" w:rsidDel="00BD0F91">
          <w:rPr>
            <w:rFonts w:ascii="Times New Roman" w:hAnsi="Times New Roman"/>
          </w:rPr>
          <w:delText>architecture</w:delText>
        </w:r>
      </w:del>
      <w:ins w:id="272" w:author="Mariano A. Rodriguez-Cabal" w:date="2014-10-01T15:03:00Z">
        <w:r w:rsidR="00BD0F91">
          <w:rPr>
            <w:rFonts w:ascii="Times New Roman" w:hAnsi="Times New Roman"/>
          </w:rPr>
          <w:t>assembly</w:t>
        </w:r>
      </w:ins>
      <w:r w:rsidR="004F28AD" w:rsidRPr="0042058D">
        <w:rPr>
          <w:rFonts w:ascii="Times New Roman" w:hAnsi="Times New Roman"/>
        </w:rPr>
        <w:t xml:space="preserve">, </w:t>
      </w:r>
      <w:commentRangeStart w:id="273"/>
      <w:r w:rsidR="004F28AD" w:rsidRPr="0042058D">
        <w:rPr>
          <w:rFonts w:ascii="Times New Roman" w:hAnsi="Times New Roman"/>
        </w:rPr>
        <w:t>departing substantially from the symmetric contribution assumed by most food web models</w:t>
      </w:r>
      <w:commentRangeEnd w:id="273"/>
      <w:r w:rsidR="00BD0F91">
        <w:rPr>
          <w:rStyle w:val="CommentReference"/>
          <w:vanish/>
        </w:rPr>
        <w:commentReference w:id="273"/>
      </w:r>
      <w:r w:rsidR="004F28AD" w:rsidRPr="0042058D">
        <w:rPr>
          <w:rFonts w:ascii="Times New Roman" w:hAnsi="Times New Roman"/>
        </w:rPr>
        <w:t xml:space="preserve">. </w:t>
      </w:r>
      <w:r w:rsidR="0038569C" w:rsidRPr="0042058D">
        <w:rPr>
          <w:rFonts w:ascii="Times New Roman" w:hAnsi="Times New Roman"/>
        </w:rPr>
        <w:t xml:space="preserve">We documented herbivore-parasitoid interactions on 25 </w:t>
      </w:r>
      <w:ins w:id="274" w:author="Mariano A. Rodriguez-Cabal" w:date="2014-10-01T15:04:00Z">
        <w:r w:rsidR="00BD0F91">
          <w:rPr>
            <w:rFonts w:ascii="Times New Roman" w:hAnsi="Times New Roman"/>
          </w:rPr>
          <w:t xml:space="preserve">out </w:t>
        </w:r>
      </w:ins>
      <w:r w:rsidR="0038569C" w:rsidRPr="0042058D">
        <w:rPr>
          <w:rFonts w:ascii="Times New Roman" w:hAnsi="Times New Roman"/>
        </w:rPr>
        <w:t xml:space="preserve">of </w:t>
      </w:r>
      <w:ins w:id="275" w:author="Mariano A. Rodriguez-Cabal" w:date="2014-10-01T15:04:00Z">
        <w:r w:rsidR="00BD0F91">
          <w:rPr>
            <w:rFonts w:ascii="Times New Roman" w:hAnsi="Times New Roman"/>
          </w:rPr>
          <w:t xml:space="preserve">the </w:t>
        </w:r>
      </w:ins>
      <w:r w:rsidR="0038569C" w:rsidRPr="0042058D">
        <w:rPr>
          <w:rFonts w:ascii="Times New Roman" w:hAnsi="Times New Roman"/>
        </w:rPr>
        <w:t xml:space="preserve">26 </w:t>
      </w:r>
      <w:ins w:id="276" w:author="Mariano A. Rodriguez-Cabal" w:date="2014-10-01T15:04:00Z">
        <w:r w:rsidR="00BD0F91">
          <w:rPr>
            <w:rFonts w:ascii="Times New Roman" w:hAnsi="Times New Roman"/>
          </w:rPr>
          <w:t xml:space="preserve">willow </w:t>
        </w:r>
      </w:ins>
      <w:r w:rsidR="0038569C" w:rsidRPr="0042058D">
        <w:rPr>
          <w:rFonts w:ascii="Times New Roman" w:hAnsi="Times New Roman"/>
        </w:rPr>
        <w:t xml:space="preserve">genotypes, </w:t>
      </w:r>
      <w:del w:id="277" w:author="Mariano A. Rodriguez-Cabal" w:date="2014-10-01T15:05:00Z">
        <w:r w:rsidR="0038569C" w:rsidRPr="0042058D" w:rsidDel="00BD0F91">
          <w:rPr>
            <w:rFonts w:ascii="Times New Roman" w:hAnsi="Times New Roman"/>
          </w:rPr>
          <w:delText xml:space="preserve">but </w:delText>
        </w:r>
        <w:r w:rsidR="004F28AD" w:rsidRPr="0042058D" w:rsidDel="00BD0F91">
          <w:rPr>
            <w:rFonts w:ascii="Times New Roman" w:hAnsi="Times New Roman"/>
          </w:rPr>
          <w:delText>only</w:delText>
        </w:r>
      </w:del>
      <w:ins w:id="278" w:author="Mariano A. Rodriguez-Cabal" w:date="2014-10-01T15:05:00Z">
        <w:r w:rsidR="00BD0F91">
          <w:rPr>
            <w:rFonts w:ascii="Times New Roman" w:hAnsi="Times New Roman"/>
          </w:rPr>
          <w:t>and</w:t>
        </w:r>
      </w:ins>
      <w:r w:rsidR="004F28AD" w:rsidRPr="0042058D">
        <w:rPr>
          <w:rFonts w:ascii="Times New Roman" w:hAnsi="Times New Roman"/>
        </w:rPr>
        <w:t xml:space="preserve"> 9 of these </w:t>
      </w:r>
      <w:r w:rsidR="0038569C" w:rsidRPr="0042058D">
        <w:rPr>
          <w:rFonts w:ascii="Times New Roman" w:hAnsi="Times New Roman"/>
        </w:rPr>
        <w:t xml:space="preserve">genotypes </w:t>
      </w:r>
      <w:del w:id="279" w:author="Gregory Crutsinger" w:date="2014-10-05T11:08:00Z">
        <w:r w:rsidR="004F28AD" w:rsidRPr="0042058D" w:rsidDel="00597942">
          <w:rPr>
            <w:rFonts w:ascii="Times New Roman" w:hAnsi="Times New Roman"/>
          </w:rPr>
          <w:delText xml:space="preserve">made </w:delText>
        </w:r>
      </w:del>
      <w:ins w:id="280" w:author="Gregory Crutsinger" w:date="2014-10-05T11:08:00Z">
        <w:r w:rsidR="00597942">
          <w:rPr>
            <w:rFonts w:ascii="Times New Roman" w:hAnsi="Times New Roman"/>
          </w:rPr>
          <w:t>maintained</w:t>
        </w:r>
        <w:r w:rsidR="00597942" w:rsidRPr="0042058D">
          <w:rPr>
            <w:rFonts w:ascii="Times New Roman" w:hAnsi="Times New Roman"/>
          </w:rPr>
          <w:t xml:space="preserve"> </w:t>
        </w:r>
      </w:ins>
      <w:r w:rsidR="004F28AD" w:rsidRPr="0042058D">
        <w:rPr>
          <w:rFonts w:ascii="Times New Roman" w:hAnsi="Times New Roman"/>
        </w:rPr>
        <w:t>above</w:t>
      </w:r>
      <w:ins w:id="281" w:author="Gregory Crutsinger" w:date="2014-10-05T11:08:00Z">
        <w:r w:rsidR="00597942">
          <w:rPr>
            <w:rFonts w:ascii="Times New Roman" w:hAnsi="Times New Roman"/>
          </w:rPr>
          <w:t xml:space="preserve"> </w:t>
        </w:r>
      </w:ins>
      <w:del w:id="282" w:author="Gregory Crutsinger" w:date="2014-10-05T11:08:00Z">
        <w:r w:rsidR="004F28AD" w:rsidRPr="0042058D" w:rsidDel="00597942">
          <w:rPr>
            <w:rFonts w:ascii="Times New Roman" w:hAnsi="Times New Roman"/>
          </w:rPr>
          <w:delText xml:space="preserve"> </w:delText>
        </w:r>
      </w:del>
      <w:r w:rsidR="004F28AD" w:rsidRPr="0042058D">
        <w:rPr>
          <w:rFonts w:ascii="Times New Roman" w:hAnsi="Times New Roman"/>
        </w:rPr>
        <w:t xml:space="preserve">average contributions to </w:t>
      </w:r>
      <w:r w:rsidR="0038569C" w:rsidRPr="0042058D">
        <w:rPr>
          <w:rFonts w:ascii="Times New Roman" w:hAnsi="Times New Roman"/>
        </w:rPr>
        <w:t>the frequency of herbivore-parasitoid interactions</w:t>
      </w:r>
      <w:r w:rsidR="0077420A">
        <w:rPr>
          <w:rFonts w:ascii="Times New Roman" w:hAnsi="Times New Roman"/>
        </w:rPr>
        <w:t xml:space="preserve"> (Figure 2A)</w:t>
      </w:r>
      <w:r w:rsidR="0038569C" w:rsidRPr="0042058D">
        <w:rPr>
          <w:rFonts w:ascii="Times New Roman" w:hAnsi="Times New Roman"/>
        </w:rPr>
        <w:t xml:space="preserve">. </w:t>
      </w:r>
      <w:commentRangeStart w:id="283"/>
      <w:r w:rsidR="00E718F6">
        <w:rPr>
          <w:rFonts w:ascii="Times New Roman" w:hAnsi="Times New Roman"/>
        </w:rPr>
        <w:t>Willow</w:t>
      </w:r>
      <w:r w:rsidRPr="0042058D">
        <w:rPr>
          <w:rFonts w:ascii="Times New Roman" w:hAnsi="Times New Roman"/>
        </w:rPr>
        <w:t xml:space="preserve"> genotype also explained 17% of the dissimilarity in herbivore-parasitoid network structure (</w:t>
      </w:r>
      <w:r w:rsidRPr="00F1343B">
        <w:rPr>
          <w:rFonts w:ascii="Times New Roman" w:hAnsi="Times New Roman"/>
          <w:i/>
        </w:rPr>
        <w:t>H</w:t>
      </w:r>
      <w:r w:rsidRPr="00F1343B">
        <w:rPr>
          <w:rFonts w:ascii="Times New Roman" w:hAnsi="Times New Roman"/>
          <w:i/>
          <w:vertAlign w:val="superscript"/>
        </w:rPr>
        <w:t>2</w:t>
      </w:r>
      <w:r w:rsidRPr="0042058D">
        <w:rPr>
          <w:rFonts w:ascii="Times New Roman" w:hAnsi="Times New Roman"/>
        </w:rPr>
        <w:t xml:space="preserve"> = 0.17, F = 2.17, </w:t>
      </w:r>
      <w:r w:rsidRPr="00EB4E2A">
        <w:rPr>
          <w:rFonts w:ascii="Times New Roman" w:hAnsi="Times New Roman"/>
          <w:i/>
        </w:rPr>
        <w:t>P</w:t>
      </w:r>
      <w:r w:rsidRPr="0042058D">
        <w:rPr>
          <w:rFonts w:ascii="Times New Roman" w:hAnsi="Times New Roman"/>
        </w:rPr>
        <w:t xml:space="preserve"> = 0.001). </w:t>
      </w:r>
      <w:r w:rsidR="00E718F6">
        <w:rPr>
          <w:rFonts w:ascii="Times New Roman" w:hAnsi="Times New Roman"/>
        </w:rPr>
        <w:t>The</w:t>
      </w:r>
      <w:r w:rsidR="0006199E" w:rsidRPr="0042058D">
        <w:rPr>
          <w:rFonts w:ascii="Times New Roman" w:hAnsi="Times New Roman"/>
        </w:rPr>
        <w:t xml:space="preserve"> </w:t>
      </w:r>
      <w:r w:rsidRPr="0042058D">
        <w:rPr>
          <w:rFonts w:ascii="Times New Roman" w:hAnsi="Times New Roman"/>
        </w:rPr>
        <w:t xml:space="preserve">dissimilarity in network structure </w:t>
      </w:r>
      <w:r w:rsidR="0006199E" w:rsidRPr="0042058D">
        <w:rPr>
          <w:rFonts w:ascii="Times New Roman" w:hAnsi="Times New Roman"/>
        </w:rPr>
        <w:t>among genotypes was predominantly driven by species turnover (66%)</w:t>
      </w:r>
      <w:r w:rsidR="00E718F6">
        <w:rPr>
          <w:rFonts w:ascii="Times New Roman" w:hAnsi="Times New Roman"/>
        </w:rPr>
        <w:t xml:space="preserve">, </w:t>
      </w:r>
      <w:commentRangeEnd w:id="283"/>
      <w:r w:rsidR="00747526">
        <w:rPr>
          <w:rStyle w:val="CommentReference"/>
          <w:vanish/>
        </w:rPr>
        <w:commentReference w:id="283"/>
      </w:r>
      <w:r w:rsidR="00E718F6">
        <w:rPr>
          <w:rFonts w:ascii="Times New Roman" w:hAnsi="Times New Roman"/>
        </w:rPr>
        <w:t>and i</w:t>
      </w:r>
      <w:r w:rsidR="0006199E" w:rsidRPr="0042058D">
        <w:rPr>
          <w:rFonts w:ascii="Times New Roman" w:hAnsi="Times New Roman"/>
        </w:rPr>
        <w:t xml:space="preserve">n particular, </w:t>
      </w:r>
      <w:r w:rsidR="0008037A" w:rsidRPr="0042058D">
        <w:rPr>
          <w:rFonts w:ascii="Times New Roman" w:hAnsi="Times New Roman"/>
        </w:rPr>
        <w:t>attack from th</w:t>
      </w:r>
      <w:r w:rsidR="00E718F6">
        <w:rPr>
          <w:rFonts w:ascii="Times New Roman" w:hAnsi="Times New Roman"/>
        </w:rPr>
        <w:t>r</w:t>
      </w:r>
      <w:r w:rsidR="0008037A" w:rsidRPr="0042058D">
        <w:rPr>
          <w:rFonts w:ascii="Times New Roman" w:hAnsi="Times New Roman"/>
        </w:rPr>
        <w:t>ee different</w:t>
      </w:r>
      <w:r w:rsidRPr="0042058D">
        <w:rPr>
          <w:rFonts w:ascii="Times New Roman" w:hAnsi="Times New Roman"/>
        </w:rPr>
        <w:t xml:space="preserve"> parasitoid species</w:t>
      </w:r>
      <w:r w:rsidR="0008037A" w:rsidRPr="0042058D">
        <w:rPr>
          <w:rFonts w:ascii="Times New Roman" w:hAnsi="Times New Roman"/>
        </w:rPr>
        <w:t xml:space="preserve"> on </w:t>
      </w:r>
      <w:ins w:id="284" w:author="Mariano A. Rodriguez-Cabal" w:date="2014-10-01T15:15:00Z">
        <w:r w:rsidR="00747526">
          <w:rPr>
            <w:rFonts w:ascii="Times New Roman" w:hAnsi="Times New Roman"/>
          </w:rPr>
          <w:t xml:space="preserve">the gall former </w:t>
        </w:r>
      </w:ins>
      <w:proofErr w:type="spellStart"/>
      <w:r w:rsidR="0008037A" w:rsidRPr="00E718F6">
        <w:rPr>
          <w:rFonts w:ascii="Times New Roman" w:hAnsi="Times New Roman"/>
          <w:i/>
        </w:rPr>
        <w:t>Iteomyia</w:t>
      </w:r>
      <w:proofErr w:type="spellEnd"/>
      <w:r w:rsidR="000441EA" w:rsidRPr="0042058D">
        <w:rPr>
          <w:rFonts w:ascii="Times New Roman" w:hAnsi="Times New Roman"/>
        </w:rPr>
        <w:t xml:space="preserve"> (63% of total observed </w:t>
      </w:r>
      <w:r w:rsidR="00780557">
        <w:rPr>
          <w:rFonts w:ascii="Times New Roman" w:hAnsi="Times New Roman"/>
        </w:rPr>
        <w:t>herbivore-parasitoid interactions</w:t>
      </w:r>
      <w:r w:rsidR="000441EA" w:rsidRPr="0042058D">
        <w:rPr>
          <w:rFonts w:ascii="Times New Roman" w:hAnsi="Times New Roman"/>
        </w:rPr>
        <w:t>)</w:t>
      </w:r>
      <w:r w:rsidR="0008037A" w:rsidRPr="0042058D">
        <w:rPr>
          <w:rFonts w:ascii="Times New Roman" w:hAnsi="Times New Roman"/>
        </w:rPr>
        <w:t xml:space="preserve">. </w:t>
      </w:r>
      <w:r w:rsidR="00461456">
        <w:rPr>
          <w:rFonts w:ascii="Times New Roman" w:hAnsi="Times New Roman"/>
        </w:rPr>
        <w:t xml:space="preserve">Parasitism from the egg, </w:t>
      </w:r>
      <w:proofErr w:type="spellStart"/>
      <w:r w:rsidR="00461456">
        <w:rPr>
          <w:rFonts w:ascii="Times New Roman" w:hAnsi="Times New Roman"/>
        </w:rPr>
        <w:t>endoparasitoid</w:t>
      </w:r>
      <w:proofErr w:type="spellEnd"/>
      <w:r w:rsidR="00461456">
        <w:rPr>
          <w:rFonts w:ascii="Times New Roman" w:hAnsi="Times New Roman"/>
        </w:rPr>
        <w:t xml:space="preserve"> </w:t>
      </w:r>
      <w:proofErr w:type="spellStart"/>
      <w:r w:rsidR="00461456" w:rsidRPr="00461456">
        <w:rPr>
          <w:rFonts w:ascii="Times New Roman" w:hAnsi="Times New Roman"/>
          <w:i/>
        </w:rPr>
        <w:t>Platygaster</w:t>
      </w:r>
      <w:proofErr w:type="spellEnd"/>
      <w:r w:rsidR="00461456">
        <w:rPr>
          <w:rFonts w:ascii="Times New Roman" w:hAnsi="Times New Roman"/>
        </w:rPr>
        <w:t xml:space="preserve"> on </w:t>
      </w:r>
      <w:proofErr w:type="spellStart"/>
      <w:r w:rsidR="00461456" w:rsidRPr="00461456">
        <w:rPr>
          <w:rFonts w:ascii="Times New Roman" w:hAnsi="Times New Roman"/>
          <w:i/>
        </w:rPr>
        <w:t>Iteomyia</w:t>
      </w:r>
      <w:proofErr w:type="spellEnd"/>
      <w:r w:rsidR="00461456">
        <w:rPr>
          <w:rFonts w:ascii="Times New Roman" w:hAnsi="Times New Roman"/>
        </w:rPr>
        <w:t xml:space="preserve"> varied </w:t>
      </w:r>
      <w:r w:rsidR="00C440A9">
        <w:rPr>
          <w:rFonts w:ascii="Times New Roman" w:hAnsi="Times New Roman"/>
        </w:rPr>
        <w:t>34.9</w:t>
      </w:r>
      <w:r w:rsidR="00461456">
        <w:rPr>
          <w:rFonts w:ascii="Times New Roman" w:hAnsi="Times New Roman"/>
        </w:rPr>
        <w:t xml:space="preserve">-fold among </w:t>
      </w:r>
      <w:r w:rsidR="00E718F6">
        <w:rPr>
          <w:rFonts w:ascii="Times New Roman" w:hAnsi="Times New Roman"/>
        </w:rPr>
        <w:t>willow</w:t>
      </w:r>
      <w:r w:rsidR="0008037A" w:rsidRPr="0042058D">
        <w:rPr>
          <w:rFonts w:ascii="Times New Roman" w:hAnsi="Times New Roman"/>
        </w:rPr>
        <w:t xml:space="preserve"> genotype</w:t>
      </w:r>
      <w:r w:rsidR="00461456">
        <w:rPr>
          <w:rFonts w:ascii="Times New Roman" w:hAnsi="Times New Roman"/>
        </w:rPr>
        <w:t>s</w:t>
      </w:r>
      <w:r w:rsidR="0008037A" w:rsidRPr="0042058D">
        <w:rPr>
          <w:rFonts w:ascii="Times New Roman" w:hAnsi="Times New Roman"/>
        </w:rPr>
        <w:t xml:space="preserve"> </w:t>
      </w:r>
      <w:r w:rsidR="000441EA" w:rsidRPr="0042058D">
        <w:rPr>
          <w:rFonts w:ascii="Times New Roman" w:hAnsi="Times New Roman"/>
        </w:rPr>
        <w:t>(</w:t>
      </w:r>
      <w:r w:rsidR="000441EA" w:rsidRPr="00EB4E2A">
        <w:rPr>
          <w:rFonts w:ascii="Times New Roman" w:hAnsi="Times New Roman"/>
          <w:i/>
        </w:rPr>
        <w:t>H</w:t>
      </w:r>
      <w:r w:rsidR="000441EA" w:rsidRPr="00EB4E2A">
        <w:rPr>
          <w:rFonts w:ascii="Times New Roman" w:hAnsi="Times New Roman"/>
          <w:i/>
          <w:vertAlign w:val="superscript"/>
        </w:rPr>
        <w:t>2</w:t>
      </w:r>
      <w:r w:rsidR="000441EA" w:rsidRPr="0042058D">
        <w:rPr>
          <w:rFonts w:ascii="Times New Roman" w:hAnsi="Times New Roman"/>
        </w:rPr>
        <w:t xml:space="preserve"> = 0.31, </w:t>
      </w:r>
      <w:r w:rsidR="00EB4E2A" w:rsidRPr="00EB4E2A">
        <w:rPr>
          <w:rFonts w:ascii="Times New Roman" w:hAnsi="Times New Roman"/>
          <w:i/>
        </w:rPr>
        <w:t>R</w:t>
      </w:r>
      <w:r w:rsidR="000441EA" w:rsidRPr="00EB4E2A">
        <w:rPr>
          <w:rFonts w:ascii="Times New Roman" w:hAnsi="Times New Roman"/>
          <w:i/>
        </w:rPr>
        <w:t>LRT</w:t>
      </w:r>
      <w:r w:rsidR="000441EA" w:rsidRPr="0042058D">
        <w:rPr>
          <w:rFonts w:ascii="Times New Roman" w:hAnsi="Times New Roman"/>
        </w:rPr>
        <w:t xml:space="preserve"> = 21.61, </w:t>
      </w:r>
      <w:r w:rsidR="000441EA" w:rsidRPr="00EB4E2A">
        <w:rPr>
          <w:rFonts w:ascii="Times New Roman" w:hAnsi="Times New Roman"/>
          <w:i/>
        </w:rPr>
        <w:t>P</w:t>
      </w:r>
      <w:r w:rsidR="000441EA" w:rsidRPr="0042058D">
        <w:rPr>
          <w:rFonts w:ascii="Times New Roman" w:hAnsi="Times New Roman"/>
        </w:rPr>
        <w:t xml:space="preserve"> &lt; 0.001), </w:t>
      </w:r>
      <w:r w:rsidR="00780557">
        <w:rPr>
          <w:rFonts w:ascii="Times New Roman" w:hAnsi="Times New Roman"/>
        </w:rPr>
        <w:t>while</w:t>
      </w:r>
      <w:r w:rsidR="00461456">
        <w:rPr>
          <w:rFonts w:ascii="Times New Roman" w:hAnsi="Times New Roman"/>
        </w:rPr>
        <w:t xml:space="preserve"> attack from the larval, </w:t>
      </w:r>
      <w:proofErr w:type="spellStart"/>
      <w:r w:rsidR="00461456">
        <w:rPr>
          <w:rFonts w:ascii="Times New Roman" w:hAnsi="Times New Roman"/>
        </w:rPr>
        <w:t>ectoparasitoids</w:t>
      </w:r>
      <w:proofErr w:type="spellEnd"/>
      <w:r w:rsidR="00461456">
        <w:rPr>
          <w:rFonts w:ascii="Times New Roman" w:hAnsi="Times New Roman"/>
        </w:rPr>
        <w:t xml:space="preserve"> </w:t>
      </w:r>
      <w:proofErr w:type="spellStart"/>
      <w:r w:rsidR="00461456" w:rsidRPr="00461456">
        <w:rPr>
          <w:rFonts w:ascii="Times New Roman" w:hAnsi="Times New Roman"/>
          <w:i/>
        </w:rPr>
        <w:t>Mesopolobus</w:t>
      </w:r>
      <w:proofErr w:type="spellEnd"/>
      <w:r w:rsidR="00461456">
        <w:rPr>
          <w:rFonts w:ascii="Times New Roman" w:hAnsi="Times New Roman"/>
        </w:rPr>
        <w:t xml:space="preserve"> </w:t>
      </w:r>
      <w:r w:rsidR="00461456" w:rsidRPr="0042058D">
        <w:rPr>
          <w:rFonts w:ascii="Times New Roman" w:hAnsi="Times New Roman"/>
        </w:rPr>
        <w:t>(</w:t>
      </w:r>
      <w:r w:rsidR="00461456" w:rsidRPr="00EB4E2A">
        <w:rPr>
          <w:rFonts w:ascii="Times New Roman" w:hAnsi="Times New Roman"/>
          <w:i/>
        </w:rPr>
        <w:t>H</w:t>
      </w:r>
      <w:r w:rsidR="00461456" w:rsidRPr="00EB4E2A">
        <w:rPr>
          <w:rFonts w:ascii="Times New Roman" w:hAnsi="Times New Roman"/>
          <w:i/>
          <w:vertAlign w:val="superscript"/>
        </w:rPr>
        <w:t>2</w:t>
      </w:r>
      <w:r w:rsidR="00461456">
        <w:rPr>
          <w:rFonts w:ascii="Times New Roman" w:hAnsi="Times New Roman"/>
        </w:rPr>
        <w:t xml:space="preserve"> = 0.11, </w:t>
      </w:r>
      <w:r w:rsidR="00461456" w:rsidRPr="00EB4E2A">
        <w:rPr>
          <w:rFonts w:ascii="Times New Roman" w:hAnsi="Times New Roman"/>
          <w:i/>
        </w:rPr>
        <w:t>RLRT</w:t>
      </w:r>
      <w:r w:rsidR="00461456" w:rsidRPr="0042058D">
        <w:rPr>
          <w:rFonts w:ascii="Times New Roman" w:hAnsi="Times New Roman"/>
        </w:rPr>
        <w:t xml:space="preserve"> = 3.77, </w:t>
      </w:r>
      <w:r w:rsidR="00461456" w:rsidRPr="00EB4E2A">
        <w:rPr>
          <w:rFonts w:ascii="Times New Roman" w:hAnsi="Times New Roman"/>
          <w:i/>
        </w:rPr>
        <w:t>P</w:t>
      </w:r>
      <w:r w:rsidR="00461456" w:rsidRPr="0042058D">
        <w:rPr>
          <w:rFonts w:ascii="Times New Roman" w:hAnsi="Times New Roman"/>
        </w:rPr>
        <w:t xml:space="preserve"> = 0.024)</w:t>
      </w:r>
      <w:r w:rsidR="00461456">
        <w:rPr>
          <w:rFonts w:ascii="Times New Roman" w:hAnsi="Times New Roman"/>
        </w:rPr>
        <w:t xml:space="preserve"> and </w:t>
      </w:r>
      <w:proofErr w:type="spellStart"/>
      <w:r w:rsidR="00461456" w:rsidRPr="00461456">
        <w:rPr>
          <w:rFonts w:ascii="Times New Roman" w:hAnsi="Times New Roman"/>
          <w:i/>
        </w:rPr>
        <w:t>Torymus</w:t>
      </w:r>
      <w:proofErr w:type="spellEnd"/>
      <w:r w:rsidR="00461456">
        <w:rPr>
          <w:rFonts w:ascii="Times New Roman" w:hAnsi="Times New Roman"/>
        </w:rPr>
        <w:t xml:space="preserve"> </w:t>
      </w:r>
      <w:r w:rsidR="00461456" w:rsidRPr="0042058D">
        <w:rPr>
          <w:rFonts w:ascii="Times New Roman" w:hAnsi="Times New Roman"/>
        </w:rPr>
        <w:t>(</w:t>
      </w:r>
      <w:r w:rsidR="00461456" w:rsidRPr="00EB4E2A">
        <w:rPr>
          <w:rFonts w:ascii="Times New Roman" w:hAnsi="Times New Roman"/>
          <w:i/>
        </w:rPr>
        <w:t>H</w:t>
      </w:r>
      <w:r w:rsidR="00461456" w:rsidRPr="00EB4E2A">
        <w:rPr>
          <w:rFonts w:ascii="Times New Roman" w:hAnsi="Times New Roman"/>
          <w:i/>
          <w:vertAlign w:val="superscript"/>
        </w:rPr>
        <w:t>2</w:t>
      </w:r>
      <w:r w:rsidR="00461456">
        <w:rPr>
          <w:rFonts w:ascii="Times New Roman" w:hAnsi="Times New Roman"/>
        </w:rPr>
        <w:t xml:space="preserve"> = 0.25, </w:t>
      </w:r>
      <w:r w:rsidR="00461456" w:rsidRPr="00EB4E2A">
        <w:rPr>
          <w:rFonts w:ascii="Times New Roman" w:hAnsi="Times New Roman"/>
          <w:i/>
        </w:rPr>
        <w:t>RLRT</w:t>
      </w:r>
      <w:r w:rsidR="00461456" w:rsidRPr="0042058D">
        <w:rPr>
          <w:rFonts w:ascii="Times New Roman" w:hAnsi="Times New Roman"/>
        </w:rPr>
        <w:t xml:space="preserve"> = 14.75, </w:t>
      </w:r>
      <w:r w:rsidR="00461456" w:rsidRPr="00EB4E2A">
        <w:rPr>
          <w:rFonts w:ascii="Times New Roman" w:hAnsi="Times New Roman"/>
          <w:i/>
        </w:rPr>
        <w:t>P</w:t>
      </w:r>
      <w:r w:rsidR="00461456" w:rsidRPr="0042058D">
        <w:rPr>
          <w:rFonts w:ascii="Times New Roman" w:hAnsi="Times New Roman"/>
        </w:rPr>
        <w:t xml:space="preserve"> &lt; 0.001)</w:t>
      </w:r>
      <w:r w:rsidR="00461456">
        <w:rPr>
          <w:rFonts w:ascii="Times New Roman" w:hAnsi="Times New Roman"/>
        </w:rPr>
        <w:t xml:space="preserve"> on </w:t>
      </w:r>
      <w:proofErr w:type="spellStart"/>
      <w:r w:rsidR="00461456" w:rsidRPr="00461456">
        <w:rPr>
          <w:rFonts w:ascii="Times New Roman" w:hAnsi="Times New Roman"/>
          <w:i/>
        </w:rPr>
        <w:t>Iteomyia</w:t>
      </w:r>
      <w:proofErr w:type="spellEnd"/>
      <w:r w:rsidR="00461456">
        <w:rPr>
          <w:rFonts w:ascii="Times New Roman" w:hAnsi="Times New Roman"/>
        </w:rPr>
        <w:t xml:space="preserve"> </w:t>
      </w:r>
      <w:r w:rsidR="00BF56A4">
        <w:rPr>
          <w:rFonts w:ascii="Times New Roman" w:hAnsi="Times New Roman"/>
        </w:rPr>
        <w:t>varied 10.5- and 5.7</w:t>
      </w:r>
      <w:r w:rsidR="00461456">
        <w:rPr>
          <w:rFonts w:ascii="Times New Roman" w:hAnsi="Times New Roman"/>
        </w:rPr>
        <w:t>-fold among willow genotypes, respectively.</w:t>
      </w:r>
    </w:p>
    <w:p w:rsidR="002416C9" w:rsidRDefault="002416C9" w:rsidP="006776CD">
      <w:pPr>
        <w:spacing w:line="480" w:lineRule="auto"/>
        <w:rPr>
          <w:rFonts w:ascii="Times New Roman" w:hAnsi="Times New Roman"/>
        </w:rPr>
      </w:pPr>
    </w:p>
    <w:p w:rsidR="00B70778" w:rsidRPr="00FF642E" w:rsidRDefault="002416C9" w:rsidP="002416C9">
      <w:pPr>
        <w:spacing w:line="480" w:lineRule="auto"/>
        <w:rPr>
          <w:rFonts w:ascii="Times New Roman" w:hAnsi="Times New Roman"/>
        </w:rPr>
      </w:pPr>
      <w:r>
        <w:rPr>
          <w:rFonts w:ascii="Times New Roman" w:hAnsi="Times New Roman"/>
        </w:rPr>
        <w:t xml:space="preserve">The asymmetric contributions of willow genotype to herbivore-parasitoid network structure resulted in a </w:t>
      </w:r>
      <w:r w:rsidR="00D16B14">
        <w:rPr>
          <w:rFonts w:ascii="Times New Roman" w:hAnsi="Times New Roman"/>
        </w:rPr>
        <w:t xml:space="preserve">compartmentalized network architecture </w:t>
      </w:r>
      <w:r w:rsidR="00FE37A0" w:rsidRPr="0042058D">
        <w:rPr>
          <w:rFonts w:ascii="Times New Roman" w:hAnsi="Times New Roman"/>
        </w:rPr>
        <w:t>(</w:t>
      </w:r>
      <w:r w:rsidR="00FE37A0" w:rsidRPr="0042058D">
        <w:rPr>
          <w:rFonts w:ascii="Times New Roman" w:hAnsi="Times New Roman"/>
          <w:i/>
        </w:rPr>
        <w:t xml:space="preserve">Q </w:t>
      </w:r>
      <w:r w:rsidR="00FE37A0" w:rsidRPr="0042058D">
        <w:rPr>
          <w:rFonts w:ascii="Times New Roman" w:hAnsi="Times New Roman"/>
        </w:rPr>
        <w:t xml:space="preserve">= 0.33, </w:t>
      </w:r>
      <w:r w:rsidR="00FE37A0" w:rsidRPr="0042058D">
        <w:rPr>
          <w:rFonts w:ascii="Times New Roman" w:hAnsi="Times New Roman"/>
          <w:i/>
        </w:rPr>
        <w:t>Z</w:t>
      </w:r>
      <w:r w:rsidR="00FE37A0" w:rsidRPr="0042058D">
        <w:rPr>
          <w:rFonts w:ascii="Times New Roman" w:hAnsi="Times New Roman"/>
        </w:rPr>
        <w:t xml:space="preserve"> = 2.41, </w:t>
      </w:r>
      <w:r w:rsidR="00FE37A0" w:rsidRPr="0042058D">
        <w:rPr>
          <w:rFonts w:ascii="Times New Roman" w:hAnsi="Times New Roman"/>
          <w:i/>
        </w:rPr>
        <w:t xml:space="preserve">P </w:t>
      </w:r>
      <w:r w:rsidR="00FE37A0" w:rsidRPr="0042058D">
        <w:rPr>
          <w:rFonts w:ascii="Times New Roman" w:hAnsi="Times New Roman"/>
        </w:rPr>
        <w:t>= 0.008</w:t>
      </w:r>
      <w:r w:rsidR="007D666E">
        <w:rPr>
          <w:rFonts w:ascii="Times New Roman" w:hAnsi="Times New Roman"/>
        </w:rPr>
        <w:t>; Fig. 2</w:t>
      </w:r>
      <w:r w:rsidR="0077420A">
        <w:rPr>
          <w:rFonts w:ascii="Times New Roman" w:hAnsi="Times New Roman"/>
        </w:rPr>
        <w:t>B</w:t>
      </w:r>
      <w:r w:rsidR="00FE37A0" w:rsidRPr="0042058D">
        <w:rPr>
          <w:rFonts w:ascii="Times New Roman" w:hAnsi="Times New Roman"/>
        </w:rPr>
        <w:t xml:space="preserve">). </w:t>
      </w:r>
      <w:del w:id="285" w:author="Mariano A. Rodriguez-Cabal" w:date="2014-10-01T15:17:00Z">
        <w:r w:rsidR="007C7219" w:rsidRPr="0042058D" w:rsidDel="000824A4">
          <w:rPr>
            <w:rFonts w:ascii="Times New Roman" w:hAnsi="Times New Roman"/>
          </w:rPr>
          <w:delText xml:space="preserve">The modularity </w:delText>
        </w:r>
        <w:r w:rsidR="00D16B14" w:rsidDel="000824A4">
          <w:rPr>
            <w:rFonts w:ascii="Times New Roman" w:hAnsi="Times New Roman"/>
          </w:rPr>
          <w:delText>algorithm we</w:delText>
        </w:r>
      </w:del>
      <w:ins w:id="286" w:author="Mariano A. Rodriguez-Cabal" w:date="2014-10-01T15:17:00Z">
        <w:r w:rsidR="000824A4">
          <w:rPr>
            <w:rFonts w:ascii="Times New Roman" w:hAnsi="Times New Roman"/>
          </w:rPr>
          <w:t>W</w:t>
        </w:r>
        <w:del w:id="287" w:author="Gregory Crutsinger" w:date="2014-10-05T11:10:00Z">
          <w:r w:rsidR="000824A4" w:rsidDel="00F463B7">
            <w:rPr>
              <w:rFonts w:ascii="Times New Roman" w:hAnsi="Times New Roman"/>
            </w:rPr>
            <w:delText>e</w:delText>
          </w:r>
        </w:del>
      </w:ins>
      <w:r w:rsidR="00D16B14">
        <w:rPr>
          <w:rFonts w:ascii="Times New Roman" w:hAnsi="Times New Roman"/>
        </w:rPr>
        <w:t xml:space="preserve"> </w:t>
      </w:r>
      <w:del w:id="288" w:author="Mariano A. Rodriguez-Cabal" w:date="2014-10-01T15:17:00Z">
        <w:r w:rsidR="00D16B14" w:rsidDel="000824A4">
          <w:rPr>
            <w:rFonts w:ascii="Times New Roman" w:hAnsi="Times New Roman"/>
          </w:rPr>
          <w:delText>used detected</w:delText>
        </w:r>
      </w:del>
      <w:ins w:id="289" w:author="Mariano A. Rodriguez-Cabal" w:date="2014-10-01T15:17:00Z">
        <w:r w:rsidR="000824A4">
          <w:rPr>
            <w:rFonts w:ascii="Times New Roman" w:hAnsi="Times New Roman"/>
          </w:rPr>
          <w:t>found</w:t>
        </w:r>
      </w:ins>
      <w:r w:rsidR="00D16B14">
        <w:rPr>
          <w:rFonts w:ascii="Times New Roman" w:hAnsi="Times New Roman"/>
        </w:rPr>
        <w:t xml:space="preserve"> five distinct compartments. </w:t>
      </w:r>
      <w:del w:id="290" w:author="Mariano A. Rodriguez-Cabal" w:date="2014-10-01T15:19:00Z">
        <w:r w:rsidR="00D16B14" w:rsidDel="000824A4">
          <w:rPr>
            <w:rFonts w:ascii="Times New Roman" w:hAnsi="Times New Roman"/>
          </w:rPr>
          <w:delText xml:space="preserve">We </w:delText>
        </w:r>
      </w:del>
      <w:ins w:id="291" w:author="Mariano A. Rodriguez-Cabal" w:date="2014-10-01T15:19:00Z">
        <w:r w:rsidR="000824A4">
          <w:rPr>
            <w:rFonts w:ascii="Times New Roman" w:hAnsi="Times New Roman"/>
          </w:rPr>
          <w:t xml:space="preserve">Specifically, we </w:t>
        </w:r>
      </w:ins>
      <w:r w:rsidR="00D16B14">
        <w:rPr>
          <w:rFonts w:ascii="Times New Roman" w:hAnsi="Times New Roman"/>
        </w:rPr>
        <w:t xml:space="preserve">found that </w:t>
      </w:r>
      <w:ins w:id="292" w:author="Mariano A. Rodriguez-Cabal" w:date="2014-10-01T15:19:00Z">
        <w:r w:rsidR="000824A4">
          <w:rPr>
            <w:rFonts w:ascii="Times New Roman" w:hAnsi="Times New Roman"/>
          </w:rPr>
          <w:t xml:space="preserve">the gall former </w:t>
        </w:r>
      </w:ins>
      <w:proofErr w:type="spellStart"/>
      <w:r w:rsidR="00D16B14" w:rsidRPr="00D16B14">
        <w:rPr>
          <w:rFonts w:ascii="Times New Roman" w:hAnsi="Times New Roman"/>
          <w:i/>
        </w:rPr>
        <w:t>Iteomyia</w:t>
      </w:r>
      <w:proofErr w:type="spellEnd"/>
      <w:r w:rsidR="00D16B14">
        <w:rPr>
          <w:rFonts w:ascii="Times New Roman" w:hAnsi="Times New Roman"/>
        </w:rPr>
        <w:t xml:space="preserve"> </w:t>
      </w:r>
      <w:ins w:id="293" w:author="Mariano A. Rodriguez-Cabal" w:date="2014-10-01T15:21:00Z">
        <w:r w:rsidR="000824A4" w:rsidRPr="0042058D">
          <w:rPr>
            <w:rFonts w:ascii="Times New Roman" w:hAnsi="Times New Roman"/>
          </w:rPr>
          <w:t xml:space="preserve">susceptibility </w:t>
        </w:r>
      </w:ins>
      <w:del w:id="294" w:author="Mariano A. Rodriguez-Cabal" w:date="2014-10-01T15:22:00Z">
        <w:r w:rsidR="00D16B14" w:rsidDel="000824A4">
          <w:rPr>
            <w:rFonts w:ascii="Times New Roman" w:hAnsi="Times New Roman"/>
          </w:rPr>
          <w:delText xml:space="preserve">participated </w:delText>
        </w:r>
        <w:r w:rsidR="00C561D4" w:rsidDel="000824A4">
          <w:rPr>
            <w:rFonts w:ascii="Times New Roman" w:hAnsi="Times New Roman"/>
          </w:rPr>
          <w:delText xml:space="preserve">in three of these compartments, where each unique compartment corresponded </w:delText>
        </w:r>
      </w:del>
      <w:r w:rsidR="00C561D4">
        <w:rPr>
          <w:rFonts w:ascii="Times New Roman" w:hAnsi="Times New Roman"/>
        </w:rPr>
        <w:t>to</w:t>
      </w:r>
      <w:ins w:id="295" w:author="Mariano A. Rodriguez-Cabal" w:date="2014-10-01T15:22:00Z">
        <w:r w:rsidR="000824A4">
          <w:rPr>
            <w:rFonts w:ascii="Times New Roman" w:hAnsi="Times New Roman"/>
          </w:rPr>
          <w:t xml:space="preserve"> the</w:t>
        </w:r>
      </w:ins>
      <w:r w:rsidR="00C561D4">
        <w:rPr>
          <w:rFonts w:ascii="Times New Roman" w:hAnsi="Times New Roman"/>
        </w:rPr>
        <w:t xml:space="preserve"> attack from </w:t>
      </w:r>
      <w:ins w:id="296" w:author="Mariano A. Rodriguez-Cabal" w:date="2014-10-01T15:22:00Z">
        <w:r w:rsidR="000824A4" w:rsidRPr="0042058D">
          <w:rPr>
            <w:rFonts w:ascii="Times New Roman" w:hAnsi="Times New Roman"/>
          </w:rPr>
          <w:t xml:space="preserve">three dominant parasitoid species </w:t>
        </w:r>
        <w:r w:rsidR="000824A4">
          <w:rPr>
            <w:rFonts w:ascii="Times New Roman" w:hAnsi="Times New Roman"/>
          </w:rPr>
          <w:t xml:space="preserve">(i.e., </w:t>
        </w:r>
        <w:proofErr w:type="spellStart"/>
        <w:r w:rsidR="000824A4" w:rsidRPr="00D16B14">
          <w:rPr>
            <w:rFonts w:ascii="Times New Roman" w:hAnsi="Times New Roman"/>
            <w:i/>
          </w:rPr>
          <w:t>Platygaster</w:t>
        </w:r>
        <w:proofErr w:type="spellEnd"/>
        <w:r w:rsidR="000824A4">
          <w:rPr>
            <w:rFonts w:ascii="Times New Roman" w:hAnsi="Times New Roman"/>
          </w:rPr>
          <w:t xml:space="preserve">, </w:t>
        </w:r>
        <w:proofErr w:type="spellStart"/>
        <w:r w:rsidR="000824A4" w:rsidRPr="00D16B14">
          <w:rPr>
            <w:rFonts w:ascii="Times New Roman" w:hAnsi="Times New Roman"/>
            <w:i/>
          </w:rPr>
          <w:t>Mesopolobus</w:t>
        </w:r>
        <w:proofErr w:type="spellEnd"/>
        <w:r w:rsidR="000824A4">
          <w:rPr>
            <w:rFonts w:ascii="Times New Roman" w:hAnsi="Times New Roman"/>
          </w:rPr>
          <w:t xml:space="preserve">, or </w:t>
        </w:r>
        <w:proofErr w:type="spellStart"/>
        <w:r w:rsidR="000824A4" w:rsidRPr="00D16B14">
          <w:rPr>
            <w:rFonts w:ascii="Times New Roman" w:hAnsi="Times New Roman"/>
            <w:i/>
          </w:rPr>
          <w:t>Torymus</w:t>
        </w:r>
        <w:proofErr w:type="spellEnd"/>
        <w:r w:rsidR="000824A4">
          <w:rPr>
            <w:rFonts w:ascii="Times New Roman" w:hAnsi="Times New Roman"/>
          </w:rPr>
          <w:t>)</w:t>
        </w:r>
      </w:ins>
      <w:ins w:id="297" w:author="Mariano A. Rodriguez-Cabal" w:date="2014-10-01T15:23:00Z">
        <w:r w:rsidR="000824A4">
          <w:rPr>
            <w:rFonts w:ascii="Times New Roman" w:hAnsi="Times New Roman"/>
          </w:rPr>
          <w:t xml:space="preserve"> </w:t>
        </w:r>
      </w:ins>
      <w:ins w:id="298" w:author="Mariano A. Rodriguez-Cabal" w:date="2014-10-01T15:22:00Z">
        <w:r w:rsidR="000824A4" w:rsidRPr="0042058D">
          <w:rPr>
            <w:rFonts w:ascii="Times New Roman" w:hAnsi="Times New Roman"/>
          </w:rPr>
          <w:t>depended on the</w:t>
        </w:r>
        <w:del w:id="299" w:author="Gregory Crutsinger" w:date="2014-10-05T11:11:00Z">
          <w:r w:rsidR="000824A4" w:rsidRPr="0042058D" w:rsidDel="00F463B7">
            <w:rPr>
              <w:rFonts w:ascii="Times New Roman" w:hAnsi="Times New Roman"/>
            </w:rPr>
            <w:delText xml:space="preserve"> </w:delText>
          </w:r>
        </w:del>
        <w:del w:id="300" w:author="Gregory Crutsinger" w:date="2014-10-05T11:10:00Z">
          <w:r w:rsidR="000824A4" w:rsidRPr="0042058D" w:rsidDel="00F463B7">
            <w:rPr>
              <w:rFonts w:ascii="Times New Roman" w:hAnsi="Times New Roman"/>
            </w:rPr>
            <w:delText>compartmen</w:delText>
          </w:r>
        </w:del>
        <w:del w:id="301" w:author="Gregory Crutsinger" w:date="2014-10-05T11:11:00Z">
          <w:r w:rsidR="000824A4" w:rsidRPr="0042058D" w:rsidDel="00F463B7">
            <w:rPr>
              <w:rFonts w:ascii="Times New Roman" w:hAnsi="Times New Roman"/>
            </w:rPr>
            <w:delText>t</w:delText>
          </w:r>
        </w:del>
        <w:r w:rsidR="000824A4" w:rsidRPr="0042058D">
          <w:rPr>
            <w:rFonts w:ascii="Times New Roman" w:hAnsi="Times New Roman"/>
          </w:rPr>
          <w:t xml:space="preserve"> identity of the </w:t>
        </w:r>
        <w:r w:rsidR="000824A4">
          <w:rPr>
            <w:rFonts w:ascii="Times New Roman" w:hAnsi="Times New Roman"/>
          </w:rPr>
          <w:t>willow</w:t>
        </w:r>
        <w:r w:rsidR="000824A4" w:rsidRPr="0042058D">
          <w:rPr>
            <w:rFonts w:ascii="Times New Roman" w:hAnsi="Times New Roman"/>
          </w:rPr>
          <w:t xml:space="preserve"> genotype</w:t>
        </w:r>
      </w:ins>
      <w:del w:id="302" w:author="Mariano A. Rodriguez-Cabal" w:date="2014-10-01T15:23:00Z">
        <w:r w:rsidR="00C561D4" w:rsidDel="000824A4">
          <w:rPr>
            <w:rFonts w:ascii="Times New Roman" w:hAnsi="Times New Roman"/>
          </w:rPr>
          <w:delText>a different dominant parasitoid species</w:delText>
        </w:r>
      </w:del>
      <w:del w:id="303" w:author="Mariano A. Rodriguez-Cabal" w:date="2014-10-01T15:22:00Z">
        <w:r w:rsidR="00C561D4" w:rsidDel="000824A4">
          <w:rPr>
            <w:rFonts w:ascii="Times New Roman" w:hAnsi="Times New Roman"/>
          </w:rPr>
          <w:delText xml:space="preserve"> (i.e., </w:delText>
        </w:r>
        <w:r w:rsidR="00D16B14" w:rsidRPr="00D16B14" w:rsidDel="000824A4">
          <w:rPr>
            <w:rFonts w:ascii="Times New Roman" w:hAnsi="Times New Roman"/>
            <w:i/>
          </w:rPr>
          <w:delText>Platygaster</w:delText>
        </w:r>
        <w:r w:rsidR="00D16B14" w:rsidDel="000824A4">
          <w:rPr>
            <w:rFonts w:ascii="Times New Roman" w:hAnsi="Times New Roman"/>
          </w:rPr>
          <w:delText xml:space="preserve">, </w:delText>
        </w:r>
        <w:r w:rsidR="00D16B14" w:rsidRPr="00D16B14" w:rsidDel="000824A4">
          <w:rPr>
            <w:rFonts w:ascii="Times New Roman" w:hAnsi="Times New Roman"/>
            <w:i/>
          </w:rPr>
          <w:delText>Mesopolobus</w:delText>
        </w:r>
        <w:r w:rsidR="00D16B14" w:rsidDel="000824A4">
          <w:rPr>
            <w:rFonts w:ascii="Times New Roman" w:hAnsi="Times New Roman"/>
          </w:rPr>
          <w:delText xml:space="preserve">, or </w:delText>
        </w:r>
        <w:r w:rsidR="00D16B14" w:rsidRPr="00D16B14" w:rsidDel="000824A4">
          <w:rPr>
            <w:rFonts w:ascii="Times New Roman" w:hAnsi="Times New Roman"/>
            <w:i/>
          </w:rPr>
          <w:delText>Torymus</w:delText>
        </w:r>
        <w:r w:rsidR="00C561D4" w:rsidDel="000824A4">
          <w:rPr>
            <w:rFonts w:ascii="Times New Roman" w:hAnsi="Times New Roman"/>
          </w:rPr>
          <w:delText>)</w:delText>
        </w:r>
      </w:del>
      <w:del w:id="304" w:author="Mariano A. Rodriguez-Cabal" w:date="2014-10-01T15:23:00Z">
        <w:r w:rsidR="00D16B14" w:rsidDel="000824A4">
          <w:rPr>
            <w:rFonts w:ascii="Times New Roman" w:hAnsi="Times New Roman"/>
          </w:rPr>
          <w:delText xml:space="preserve">. </w:delText>
        </w:r>
        <w:r w:rsidR="00C561D4" w:rsidDel="000824A4">
          <w:rPr>
            <w:rFonts w:ascii="Times New Roman" w:hAnsi="Times New Roman"/>
          </w:rPr>
          <w:delText xml:space="preserve">In other words, </w:delText>
        </w:r>
        <w:r w:rsidR="00C561D4" w:rsidRPr="00C561D4" w:rsidDel="000824A4">
          <w:rPr>
            <w:rFonts w:ascii="Times New Roman" w:hAnsi="Times New Roman"/>
            <w:i/>
          </w:rPr>
          <w:delText>Iteomyia</w:delText>
        </w:r>
        <w:r w:rsidR="00C561D4" w:rsidDel="000824A4">
          <w:rPr>
            <w:rFonts w:ascii="Times New Roman" w:hAnsi="Times New Roman"/>
          </w:rPr>
          <w:delText>’s</w:delText>
        </w:r>
        <w:r w:rsidR="00AD322B" w:rsidRPr="0042058D" w:rsidDel="000824A4">
          <w:rPr>
            <w:rFonts w:ascii="Times New Roman" w:hAnsi="Times New Roman"/>
          </w:rPr>
          <w:delText xml:space="preserve"> susceptibility to</w:delText>
        </w:r>
        <w:r w:rsidR="00C561D4" w:rsidDel="000824A4">
          <w:rPr>
            <w:rFonts w:ascii="Times New Roman" w:hAnsi="Times New Roman"/>
          </w:rPr>
          <w:delText xml:space="preserve"> each of</w:delText>
        </w:r>
        <w:r w:rsidR="00AD322B" w:rsidRPr="0042058D" w:rsidDel="000824A4">
          <w:rPr>
            <w:rFonts w:ascii="Times New Roman" w:hAnsi="Times New Roman"/>
          </w:rPr>
          <w:delText xml:space="preserve"> the three dominant parasitoid species depended on the compartment identity of the </w:delText>
        </w:r>
        <w:r w:rsidR="00D16B14" w:rsidDel="000824A4">
          <w:rPr>
            <w:rFonts w:ascii="Times New Roman" w:hAnsi="Times New Roman"/>
          </w:rPr>
          <w:delText>willow</w:delText>
        </w:r>
        <w:r w:rsidR="00AD322B" w:rsidRPr="0042058D" w:rsidDel="000824A4">
          <w:rPr>
            <w:rFonts w:ascii="Times New Roman" w:hAnsi="Times New Roman"/>
          </w:rPr>
          <w:delText xml:space="preserve"> genotype</w:delText>
        </w:r>
      </w:del>
      <w:r w:rsidR="00AD322B" w:rsidRPr="0042058D">
        <w:rPr>
          <w:rFonts w:ascii="Times New Roman" w:hAnsi="Times New Roman"/>
        </w:rPr>
        <w:t xml:space="preserve">. </w:t>
      </w:r>
      <w:ins w:id="305" w:author="Mariano A. Rodriguez-Cabal" w:date="2014-10-01T15:26:00Z">
        <w:r w:rsidR="000824A4">
          <w:rPr>
            <w:rFonts w:ascii="Times New Roman" w:hAnsi="Times New Roman"/>
          </w:rPr>
          <w:t xml:space="preserve">Another gall former, </w:t>
        </w:r>
      </w:ins>
      <w:r w:rsidR="00AD322B" w:rsidRPr="00C561D4">
        <w:rPr>
          <w:rFonts w:ascii="Times New Roman" w:hAnsi="Times New Roman"/>
          <w:i/>
        </w:rPr>
        <w:t xml:space="preserve">R. </w:t>
      </w:r>
      <w:proofErr w:type="spellStart"/>
      <w:r w:rsidR="00AD322B" w:rsidRPr="00C561D4">
        <w:rPr>
          <w:rFonts w:ascii="Times New Roman" w:hAnsi="Times New Roman"/>
          <w:i/>
        </w:rPr>
        <w:t>salicisbrassicoides</w:t>
      </w:r>
      <w:proofErr w:type="spellEnd"/>
      <w:r w:rsidR="00AD322B" w:rsidRPr="0042058D">
        <w:rPr>
          <w:rFonts w:ascii="Times New Roman" w:hAnsi="Times New Roman"/>
        </w:rPr>
        <w:t xml:space="preserve"> e</w:t>
      </w:r>
      <w:r w:rsidR="00C561D4">
        <w:rPr>
          <w:rFonts w:ascii="Times New Roman" w:hAnsi="Times New Roman"/>
        </w:rPr>
        <w:t>xperience</w:t>
      </w:r>
      <w:r w:rsidR="00A11392">
        <w:rPr>
          <w:rFonts w:ascii="Times New Roman" w:hAnsi="Times New Roman"/>
        </w:rPr>
        <w:t>d</w:t>
      </w:r>
      <w:r w:rsidR="00AD322B" w:rsidRPr="0042058D">
        <w:rPr>
          <w:rFonts w:ascii="Times New Roman" w:hAnsi="Times New Roman"/>
        </w:rPr>
        <w:t xml:space="preserve"> a simila</w:t>
      </w:r>
      <w:r w:rsidR="007100C4" w:rsidRPr="0042058D">
        <w:rPr>
          <w:rFonts w:ascii="Times New Roman" w:hAnsi="Times New Roman"/>
        </w:rPr>
        <w:t xml:space="preserve">r </w:t>
      </w:r>
      <w:r w:rsidR="00C561D4">
        <w:rPr>
          <w:rFonts w:ascii="Times New Roman" w:hAnsi="Times New Roman"/>
        </w:rPr>
        <w:t xml:space="preserve">shift </w:t>
      </w:r>
      <w:del w:id="306" w:author="Mariano A. Rodriguez-Cabal" w:date="2014-10-01T15:26:00Z">
        <w:r w:rsidR="007100C4" w:rsidRPr="0042058D" w:rsidDel="000824A4">
          <w:rPr>
            <w:rFonts w:ascii="Times New Roman" w:hAnsi="Times New Roman"/>
          </w:rPr>
          <w:delText xml:space="preserve">as </w:delText>
        </w:r>
        <w:r w:rsidR="007100C4" w:rsidRPr="00C561D4" w:rsidDel="000824A4">
          <w:rPr>
            <w:rFonts w:ascii="Times New Roman" w:hAnsi="Times New Roman"/>
            <w:i/>
          </w:rPr>
          <w:delText>Iteomyia</w:delText>
        </w:r>
        <w:r w:rsidR="00C561D4" w:rsidDel="000824A4">
          <w:rPr>
            <w:rFonts w:ascii="Times New Roman" w:hAnsi="Times New Roman"/>
            <w:i/>
          </w:rPr>
          <w:delText xml:space="preserve"> </w:delText>
        </w:r>
      </w:del>
      <w:r w:rsidR="00C561D4">
        <w:rPr>
          <w:rFonts w:ascii="Times New Roman" w:hAnsi="Times New Roman"/>
        </w:rPr>
        <w:t>in its source of parasitism</w:t>
      </w:r>
      <w:r w:rsidR="007100C4" w:rsidRPr="0042058D">
        <w:rPr>
          <w:rFonts w:ascii="Times New Roman" w:hAnsi="Times New Roman"/>
        </w:rPr>
        <w:t>, although</w:t>
      </w:r>
      <w:r w:rsidR="00AD322B" w:rsidRPr="0042058D">
        <w:rPr>
          <w:rFonts w:ascii="Times New Roman" w:hAnsi="Times New Roman"/>
        </w:rPr>
        <w:t xml:space="preserve"> the</w:t>
      </w:r>
      <w:r w:rsidR="00C561D4">
        <w:rPr>
          <w:rFonts w:ascii="Times New Roman" w:hAnsi="Times New Roman"/>
        </w:rPr>
        <w:t xml:space="preserve"> strength of these interactions </w:t>
      </w:r>
      <w:proofErr w:type="gramStart"/>
      <w:r w:rsidR="00C561D4">
        <w:rPr>
          <w:rFonts w:ascii="Times New Roman" w:hAnsi="Times New Roman"/>
        </w:rPr>
        <w:t>were</w:t>
      </w:r>
      <w:proofErr w:type="gramEnd"/>
      <w:r w:rsidR="00C561D4">
        <w:rPr>
          <w:rFonts w:ascii="Times New Roman" w:hAnsi="Times New Roman"/>
        </w:rPr>
        <w:t xml:space="preserve"> </w:t>
      </w:r>
      <w:del w:id="307" w:author="Gregory Crutsinger" w:date="2014-10-05T11:11:00Z">
        <w:r w:rsidR="00C561D4" w:rsidDel="00F463B7">
          <w:rPr>
            <w:rFonts w:ascii="Times New Roman" w:hAnsi="Times New Roman"/>
          </w:rPr>
          <w:delText>comparatively weak</w:delText>
        </w:r>
      </w:del>
      <w:ins w:id="308" w:author="Gregory Crutsinger" w:date="2014-10-05T11:11:00Z">
        <w:r w:rsidR="00F463B7">
          <w:rPr>
            <w:rFonts w:ascii="Times New Roman" w:hAnsi="Times New Roman"/>
          </w:rPr>
          <w:t>weaker</w:t>
        </w:r>
      </w:ins>
      <w:ins w:id="309" w:author="Mariano A. Rodriguez-Cabal" w:date="2014-10-01T15:26:00Z">
        <w:r w:rsidR="00B11E6A">
          <w:rPr>
            <w:rFonts w:ascii="Times New Roman" w:hAnsi="Times New Roman"/>
          </w:rPr>
          <w:t xml:space="preserve"> than the</w:t>
        </w:r>
      </w:ins>
      <w:ins w:id="310" w:author="Gregory Crutsinger" w:date="2014-10-05T11:11:00Z">
        <w:r w:rsidR="00F463B7">
          <w:rPr>
            <w:rFonts w:ascii="Times New Roman" w:hAnsi="Times New Roman"/>
          </w:rPr>
          <w:t xml:space="preserve"> interactions </w:t>
        </w:r>
      </w:ins>
      <w:ins w:id="311" w:author="Mariano A. Rodriguez-Cabal" w:date="2014-10-01T15:26:00Z">
        <w:del w:id="312" w:author="Gregory Crutsinger" w:date="2014-10-05T11:11:00Z">
          <w:r w:rsidR="00B11E6A" w:rsidDel="00F463B7">
            <w:rPr>
              <w:rFonts w:ascii="Times New Roman" w:hAnsi="Times New Roman"/>
            </w:rPr>
            <w:delText xml:space="preserve"> ones </w:delText>
          </w:r>
        </w:del>
        <w:r w:rsidR="00B11E6A">
          <w:rPr>
            <w:rFonts w:ascii="Times New Roman" w:hAnsi="Times New Roman"/>
          </w:rPr>
          <w:t xml:space="preserve">with </w:t>
        </w:r>
        <w:proofErr w:type="spellStart"/>
        <w:r w:rsidR="009D6A0D" w:rsidRPr="009D6A0D">
          <w:rPr>
            <w:rFonts w:ascii="Times New Roman" w:hAnsi="Times New Roman"/>
            <w:i/>
            <w:rPrChange w:id="313" w:author="Mariano A. Rodriguez-Cabal" w:date="2014-10-01T15:27:00Z">
              <w:rPr>
                <w:rFonts w:ascii="Times New Roman" w:hAnsi="Times New Roman"/>
              </w:rPr>
            </w:rPrChange>
          </w:rPr>
          <w:t>Iteomyia</w:t>
        </w:r>
      </w:ins>
      <w:proofErr w:type="spellEnd"/>
      <w:r w:rsidR="00C561D4">
        <w:rPr>
          <w:rFonts w:ascii="Times New Roman" w:hAnsi="Times New Roman"/>
        </w:rPr>
        <w:t>.</w:t>
      </w:r>
      <w:r w:rsidR="00AD322B" w:rsidRPr="0042058D">
        <w:rPr>
          <w:rFonts w:ascii="Times New Roman" w:hAnsi="Times New Roman"/>
        </w:rPr>
        <w:t xml:space="preserve"> </w:t>
      </w:r>
      <w:r w:rsidR="00D5217B" w:rsidRPr="0042058D">
        <w:rPr>
          <w:rFonts w:ascii="Times New Roman" w:hAnsi="Times New Roman"/>
        </w:rPr>
        <w:t xml:space="preserve">In contrast, the three other gall species in our </w:t>
      </w:r>
      <w:ins w:id="314" w:author="Mariano A. Rodriguez-Cabal" w:date="2014-10-01T15:27:00Z">
        <w:r w:rsidR="00B11E6A">
          <w:rPr>
            <w:rFonts w:ascii="Times New Roman" w:hAnsi="Times New Roman"/>
          </w:rPr>
          <w:t xml:space="preserve">study </w:t>
        </w:r>
      </w:ins>
      <w:r w:rsidR="00D5217B" w:rsidRPr="0042058D">
        <w:rPr>
          <w:rFonts w:ascii="Times New Roman" w:hAnsi="Times New Roman"/>
        </w:rPr>
        <w:t xml:space="preserve">system </w:t>
      </w:r>
      <w:r w:rsidR="00C561D4">
        <w:rPr>
          <w:rFonts w:ascii="Times New Roman" w:hAnsi="Times New Roman"/>
        </w:rPr>
        <w:t xml:space="preserve">each </w:t>
      </w:r>
      <w:r w:rsidR="00D5217B" w:rsidRPr="0042058D">
        <w:rPr>
          <w:rFonts w:ascii="Times New Roman" w:hAnsi="Times New Roman"/>
        </w:rPr>
        <w:t>parti</w:t>
      </w:r>
      <w:r w:rsidR="00A71EB2" w:rsidRPr="0042058D">
        <w:rPr>
          <w:rFonts w:ascii="Times New Roman" w:hAnsi="Times New Roman"/>
        </w:rPr>
        <w:t xml:space="preserve">cipated in </w:t>
      </w:r>
      <w:r w:rsidR="00C561D4">
        <w:rPr>
          <w:rFonts w:ascii="Times New Roman" w:hAnsi="Times New Roman"/>
        </w:rPr>
        <w:t xml:space="preserve">a </w:t>
      </w:r>
      <w:r w:rsidR="00A71EB2" w:rsidRPr="0042058D">
        <w:rPr>
          <w:rFonts w:ascii="Times New Roman" w:hAnsi="Times New Roman"/>
        </w:rPr>
        <w:t>single</w:t>
      </w:r>
      <w:r w:rsidR="00C561D4">
        <w:rPr>
          <w:rFonts w:ascii="Times New Roman" w:hAnsi="Times New Roman"/>
        </w:rPr>
        <w:t>, but not necessarily distinct, compartment.</w:t>
      </w:r>
      <w:r w:rsidR="00A71EB2" w:rsidRPr="0042058D">
        <w:rPr>
          <w:rFonts w:ascii="Times New Roman" w:hAnsi="Times New Roman"/>
        </w:rPr>
        <w:t xml:space="preserve"> </w:t>
      </w:r>
      <w:r w:rsidR="002C7996">
        <w:rPr>
          <w:rFonts w:ascii="Times New Roman" w:hAnsi="Times New Roman"/>
        </w:rPr>
        <w:t xml:space="preserve">The sawfly </w:t>
      </w:r>
      <w:proofErr w:type="spellStart"/>
      <w:r w:rsidR="00FF642E">
        <w:rPr>
          <w:rFonts w:ascii="Times New Roman" w:hAnsi="Times New Roman"/>
          <w:i/>
        </w:rPr>
        <w:t>Pontania</w:t>
      </w:r>
      <w:proofErr w:type="spellEnd"/>
      <w:r w:rsidR="00FF642E">
        <w:rPr>
          <w:rFonts w:ascii="Times New Roman" w:hAnsi="Times New Roman"/>
        </w:rPr>
        <w:t xml:space="preserve"> had a distinct parasitoid community from the gall midges, </w:t>
      </w:r>
      <w:r w:rsidR="002C7996">
        <w:rPr>
          <w:rFonts w:ascii="Times New Roman" w:hAnsi="Times New Roman"/>
        </w:rPr>
        <w:t xml:space="preserve">which is </w:t>
      </w:r>
      <w:r w:rsidR="00FF642E">
        <w:rPr>
          <w:rFonts w:ascii="Times New Roman" w:hAnsi="Times New Roman"/>
        </w:rPr>
        <w:t>likely</w:t>
      </w:r>
      <w:r w:rsidR="002C7996">
        <w:rPr>
          <w:rFonts w:ascii="Times New Roman" w:hAnsi="Times New Roman"/>
        </w:rPr>
        <w:t xml:space="preserve"> a result of</w:t>
      </w:r>
      <w:r w:rsidR="00FF642E">
        <w:rPr>
          <w:rFonts w:ascii="Times New Roman" w:hAnsi="Times New Roman"/>
        </w:rPr>
        <w:t xml:space="preserve"> their </w:t>
      </w:r>
      <w:commentRangeStart w:id="315"/>
      <w:r w:rsidR="002C7996">
        <w:rPr>
          <w:rFonts w:ascii="Times New Roman" w:hAnsi="Times New Roman"/>
        </w:rPr>
        <w:t>distinct evolutionary histories</w:t>
      </w:r>
      <w:commentRangeEnd w:id="315"/>
      <w:r w:rsidR="00F463B7">
        <w:rPr>
          <w:rStyle w:val="CommentReference"/>
        </w:rPr>
        <w:commentReference w:id="315"/>
      </w:r>
      <w:r w:rsidR="00FF642E">
        <w:rPr>
          <w:rFonts w:ascii="Times New Roman" w:hAnsi="Times New Roman"/>
        </w:rPr>
        <w:t xml:space="preserve">. </w:t>
      </w:r>
      <w:r w:rsidR="002C7996">
        <w:rPr>
          <w:rFonts w:ascii="Times New Roman" w:hAnsi="Times New Roman"/>
        </w:rPr>
        <w:t>For b</w:t>
      </w:r>
      <w:r w:rsidR="00FF642E">
        <w:rPr>
          <w:rFonts w:ascii="Times New Roman" w:hAnsi="Times New Roman"/>
        </w:rPr>
        <w:t xml:space="preserve">oth </w:t>
      </w:r>
      <w:ins w:id="316" w:author="Mariano A. Rodriguez-Cabal" w:date="2014-10-01T15:28:00Z">
        <w:r w:rsidR="00B11E6A">
          <w:rPr>
            <w:rFonts w:ascii="Times New Roman" w:hAnsi="Times New Roman"/>
          </w:rPr>
          <w:t xml:space="preserve">gall formers </w:t>
        </w:r>
      </w:ins>
      <w:r w:rsidR="00FF642E" w:rsidRPr="002C7996">
        <w:rPr>
          <w:rFonts w:ascii="Times New Roman" w:hAnsi="Times New Roman"/>
          <w:i/>
        </w:rPr>
        <w:t xml:space="preserve">R. </w:t>
      </w:r>
      <w:proofErr w:type="spellStart"/>
      <w:r w:rsidR="00FF642E" w:rsidRPr="002C7996">
        <w:rPr>
          <w:rFonts w:ascii="Times New Roman" w:hAnsi="Times New Roman"/>
          <w:i/>
        </w:rPr>
        <w:t>salicisbattatus</w:t>
      </w:r>
      <w:proofErr w:type="spellEnd"/>
      <w:r w:rsidR="00FF642E">
        <w:rPr>
          <w:rFonts w:ascii="Times New Roman" w:hAnsi="Times New Roman"/>
        </w:rPr>
        <w:t xml:space="preserve"> and </w:t>
      </w:r>
      <w:proofErr w:type="spellStart"/>
      <w:r w:rsidR="00FF642E">
        <w:rPr>
          <w:rFonts w:ascii="Times New Roman" w:hAnsi="Times New Roman"/>
        </w:rPr>
        <w:t>Cecidomyiid</w:t>
      </w:r>
      <w:proofErr w:type="spellEnd"/>
      <w:r w:rsidR="00FF642E">
        <w:rPr>
          <w:rFonts w:ascii="Times New Roman" w:hAnsi="Times New Roman"/>
        </w:rPr>
        <w:t xml:space="preserve"> </w:t>
      </w:r>
      <w:proofErr w:type="gramStart"/>
      <w:r w:rsidR="00FF642E">
        <w:rPr>
          <w:rFonts w:ascii="Times New Roman" w:hAnsi="Times New Roman"/>
        </w:rPr>
        <w:t>sp</w:t>
      </w:r>
      <w:proofErr w:type="gramEnd"/>
      <w:r w:rsidR="00FF642E">
        <w:rPr>
          <w:rFonts w:ascii="Times New Roman" w:hAnsi="Times New Roman"/>
        </w:rPr>
        <w:t>. A</w:t>
      </w:r>
      <w:r w:rsidR="007D666E">
        <w:rPr>
          <w:rFonts w:ascii="Times New Roman" w:hAnsi="Times New Roman"/>
        </w:rPr>
        <w:t>,</w:t>
      </w:r>
      <w:r w:rsidR="00FF642E">
        <w:rPr>
          <w:rFonts w:ascii="Times New Roman" w:hAnsi="Times New Roman"/>
        </w:rPr>
        <w:t xml:space="preserve"> </w:t>
      </w:r>
      <w:r w:rsidR="002C7996">
        <w:rPr>
          <w:rFonts w:ascii="Times New Roman" w:hAnsi="Times New Roman"/>
        </w:rPr>
        <w:t xml:space="preserve">we </w:t>
      </w:r>
      <w:del w:id="317" w:author="Gregory Crutsinger" w:date="2014-10-05T11:12:00Z">
        <w:r w:rsidR="002C7996" w:rsidDel="00F463B7">
          <w:rPr>
            <w:rFonts w:ascii="Times New Roman" w:hAnsi="Times New Roman"/>
          </w:rPr>
          <w:delText xml:space="preserve">only </w:delText>
        </w:r>
      </w:del>
      <w:r w:rsidR="002C7996">
        <w:rPr>
          <w:rFonts w:ascii="Times New Roman" w:hAnsi="Times New Roman"/>
        </w:rPr>
        <w:t xml:space="preserve">detected </w:t>
      </w:r>
      <w:ins w:id="318" w:author="Gregory Crutsinger" w:date="2014-10-05T11:12:00Z">
        <w:r w:rsidR="00F463B7">
          <w:rPr>
            <w:rFonts w:ascii="Times New Roman" w:hAnsi="Times New Roman"/>
          </w:rPr>
          <w:t xml:space="preserve">only </w:t>
        </w:r>
      </w:ins>
      <w:r w:rsidR="002C7996">
        <w:rPr>
          <w:rFonts w:ascii="Times New Roman" w:hAnsi="Times New Roman"/>
        </w:rPr>
        <w:t xml:space="preserve">a single </w:t>
      </w:r>
      <w:r w:rsidR="00FF642E">
        <w:rPr>
          <w:rFonts w:ascii="Times New Roman" w:hAnsi="Times New Roman"/>
        </w:rPr>
        <w:t>associated parasitoid</w:t>
      </w:r>
      <w:r w:rsidR="002C7996">
        <w:rPr>
          <w:rFonts w:ascii="Times New Roman" w:hAnsi="Times New Roman"/>
        </w:rPr>
        <w:t xml:space="preserve"> species</w:t>
      </w:r>
      <w:ins w:id="319" w:author="Gregory Crutsinger" w:date="2014-10-05T11:12:00Z">
        <w:r w:rsidR="00F463B7">
          <w:rPr>
            <w:rFonts w:ascii="Times New Roman" w:hAnsi="Times New Roman"/>
          </w:rPr>
          <w:t xml:space="preserve"> (which one?)</w:t>
        </w:r>
      </w:ins>
      <w:del w:id="320" w:author="Mariano A. Rodriguez-Cabal" w:date="2014-10-01T15:28:00Z">
        <w:r w:rsidR="002C7996" w:rsidDel="00B11E6A">
          <w:rPr>
            <w:rFonts w:ascii="Times New Roman" w:hAnsi="Times New Roman"/>
          </w:rPr>
          <w:delText xml:space="preserve"> each</w:delText>
        </w:r>
      </w:del>
      <w:r w:rsidR="00FF642E">
        <w:rPr>
          <w:rFonts w:ascii="Times New Roman" w:hAnsi="Times New Roman"/>
        </w:rPr>
        <w:t>, but this may simpl</w:t>
      </w:r>
      <w:r w:rsidR="002C7996">
        <w:rPr>
          <w:rFonts w:ascii="Times New Roman" w:hAnsi="Times New Roman"/>
        </w:rPr>
        <w:t>y be a reflection of their relatively low abundances (5% and 4% of total galls, respectively).</w:t>
      </w:r>
    </w:p>
    <w:p w:rsidR="005467EB" w:rsidRDefault="005467EB" w:rsidP="006776CD">
      <w:pPr>
        <w:spacing w:line="480" w:lineRule="auto"/>
        <w:rPr>
          <w:rFonts w:ascii="Times New Roman" w:hAnsi="Times New Roman"/>
        </w:rPr>
      </w:pPr>
    </w:p>
    <w:p w:rsidR="005467EB" w:rsidRPr="004178CE" w:rsidRDefault="005467EB" w:rsidP="005467EB">
      <w:pPr>
        <w:spacing w:line="480" w:lineRule="auto"/>
        <w:rPr>
          <w:rFonts w:ascii="Times New Roman" w:hAnsi="Times New Roman"/>
          <w:b/>
        </w:rPr>
      </w:pPr>
      <w:r w:rsidRPr="004178CE">
        <w:rPr>
          <w:rFonts w:ascii="Times New Roman" w:hAnsi="Times New Roman" w:cs="Times New Roman"/>
          <w:b/>
        </w:rPr>
        <w:t xml:space="preserve">Which plant and herbivore traits </w:t>
      </w:r>
      <w:r w:rsidR="00FB6C0D">
        <w:rPr>
          <w:rFonts w:ascii="Times New Roman" w:hAnsi="Times New Roman" w:cs="Times New Roman"/>
          <w:b/>
        </w:rPr>
        <w:t>underlie changes in network structure?</w:t>
      </w:r>
    </w:p>
    <w:p w:rsidR="006C1191" w:rsidRPr="006C1191" w:rsidRDefault="006C1191" w:rsidP="006776CD">
      <w:pPr>
        <w:spacing w:line="480" w:lineRule="auto"/>
        <w:rPr>
          <w:rFonts w:ascii="Times New Roman" w:hAnsi="Times New Roman"/>
          <w:i/>
        </w:rPr>
      </w:pPr>
      <w:r>
        <w:rPr>
          <w:rFonts w:ascii="Times New Roman" w:hAnsi="Times New Roman"/>
          <w:i/>
        </w:rPr>
        <w:t xml:space="preserve">Herbivore </w:t>
      </w:r>
      <w:commentRangeStart w:id="321"/>
      <w:r>
        <w:rPr>
          <w:rFonts w:ascii="Times New Roman" w:hAnsi="Times New Roman"/>
          <w:i/>
        </w:rPr>
        <w:t>Community</w:t>
      </w:r>
      <w:commentRangeEnd w:id="321"/>
      <w:r w:rsidR="001B1CD7">
        <w:rPr>
          <w:rStyle w:val="CommentReference"/>
          <w:vanish/>
        </w:rPr>
        <w:commentReference w:id="321"/>
      </w:r>
    </w:p>
    <w:p w:rsidR="00C2137B" w:rsidRDefault="00F144FE" w:rsidP="006776CD">
      <w:pPr>
        <w:spacing w:line="480" w:lineRule="auto"/>
        <w:rPr>
          <w:rFonts w:ascii="Times New Roman" w:hAnsi="Times New Roman"/>
        </w:rPr>
      </w:pPr>
      <w:commentRangeStart w:id="322"/>
      <w:r>
        <w:rPr>
          <w:rFonts w:ascii="Times New Roman" w:hAnsi="Times New Roman"/>
        </w:rPr>
        <w:t xml:space="preserve">We found that the gall community was influenced both by leaf quality and plant architecture traits. </w:t>
      </w:r>
      <w:r w:rsidR="00C2137B">
        <w:rPr>
          <w:rFonts w:ascii="Times New Roman" w:hAnsi="Times New Roman"/>
        </w:rPr>
        <w:t xml:space="preserve">In particular, both </w:t>
      </w:r>
      <w:proofErr w:type="spellStart"/>
      <w:r w:rsidR="00C2137B" w:rsidRPr="00A11392">
        <w:rPr>
          <w:rFonts w:ascii="Times New Roman" w:hAnsi="Times New Roman"/>
          <w:i/>
        </w:rPr>
        <w:t>Iteomyia</w:t>
      </w:r>
      <w:proofErr w:type="spellEnd"/>
      <w:r w:rsidR="00C2137B">
        <w:rPr>
          <w:rFonts w:ascii="Times New Roman" w:hAnsi="Times New Roman"/>
        </w:rPr>
        <w:t xml:space="preserve"> and </w:t>
      </w:r>
      <w:r w:rsidR="00C2137B" w:rsidRPr="00A11392">
        <w:rPr>
          <w:rFonts w:ascii="Times New Roman" w:hAnsi="Times New Roman"/>
          <w:i/>
        </w:rPr>
        <w:t xml:space="preserve">R. </w:t>
      </w:r>
      <w:proofErr w:type="spellStart"/>
      <w:r w:rsidR="00C2137B" w:rsidRPr="00A11392">
        <w:rPr>
          <w:rFonts w:ascii="Times New Roman" w:hAnsi="Times New Roman"/>
          <w:i/>
        </w:rPr>
        <w:t>salicisbrassicoides</w:t>
      </w:r>
      <w:proofErr w:type="spellEnd"/>
      <w:r w:rsidR="00C2137B">
        <w:rPr>
          <w:rFonts w:ascii="Times New Roman" w:hAnsi="Times New Roman"/>
        </w:rPr>
        <w:t xml:space="preserve"> were found at higher densities on shorter willows with higher leaf C</w:t>
      </w:r>
      <w:proofErr w:type="gramStart"/>
      <w:r w:rsidR="00C2137B">
        <w:rPr>
          <w:rFonts w:ascii="Times New Roman" w:hAnsi="Times New Roman"/>
        </w:rPr>
        <w:t>:N</w:t>
      </w:r>
      <w:proofErr w:type="gramEnd"/>
      <w:r w:rsidR="00C2137B">
        <w:rPr>
          <w:rFonts w:ascii="Times New Roman" w:hAnsi="Times New Roman"/>
        </w:rPr>
        <w:t xml:space="preserve"> (</w:t>
      </w:r>
      <w:proofErr w:type="spellStart"/>
      <w:r w:rsidR="00AF3A33" w:rsidRPr="00A11392">
        <w:rPr>
          <w:rFonts w:ascii="Times New Roman" w:hAnsi="Times New Roman"/>
          <w:i/>
        </w:rPr>
        <w:t>Iteomyia</w:t>
      </w:r>
      <w:proofErr w:type="spellEnd"/>
      <w:r w:rsidR="00AF3A33">
        <w:rPr>
          <w:rFonts w:ascii="Times New Roman" w:hAnsi="Times New Roman"/>
        </w:rPr>
        <w:t xml:space="preserve">, </w:t>
      </w:r>
      <w:r w:rsidR="00AF3A33">
        <w:rPr>
          <w:rFonts w:ascii="Times New Roman" w:hAnsi="Times New Roman"/>
          <w:i/>
        </w:rPr>
        <w:t>R</w:t>
      </w:r>
      <w:r w:rsidR="00AF3A33">
        <w:rPr>
          <w:rFonts w:ascii="Times New Roman" w:hAnsi="Times New Roman"/>
          <w:i/>
          <w:vertAlign w:val="superscript"/>
        </w:rPr>
        <w:t>2</w:t>
      </w:r>
      <w:r w:rsidR="00C2137B">
        <w:rPr>
          <w:rFonts w:ascii="Times New Roman" w:hAnsi="Times New Roman"/>
        </w:rPr>
        <w:t xml:space="preserve"> = </w:t>
      </w:r>
      <w:r w:rsidR="00AF3A33">
        <w:rPr>
          <w:rFonts w:ascii="Times New Roman" w:hAnsi="Times New Roman"/>
        </w:rPr>
        <w:t>0.17</w:t>
      </w:r>
      <w:r w:rsidR="00C2137B">
        <w:rPr>
          <w:rFonts w:ascii="Times New Roman" w:hAnsi="Times New Roman"/>
        </w:rPr>
        <w:t xml:space="preserve">, </w:t>
      </w:r>
      <w:r w:rsidR="00C2137B" w:rsidRPr="00AF3A33">
        <w:rPr>
          <w:rFonts w:ascii="Times New Roman" w:hAnsi="Times New Roman"/>
          <w:i/>
        </w:rPr>
        <w:t>F</w:t>
      </w:r>
      <w:r w:rsidR="00AF3A33">
        <w:rPr>
          <w:rFonts w:ascii="Times New Roman" w:hAnsi="Times New Roman"/>
          <w:vertAlign w:val="subscript"/>
        </w:rPr>
        <w:t>2,119</w:t>
      </w:r>
      <w:r w:rsidR="00C2137B">
        <w:rPr>
          <w:rFonts w:ascii="Times New Roman" w:hAnsi="Times New Roman"/>
        </w:rPr>
        <w:t xml:space="preserve"> = </w:t>
      </w:r>
      <w:r w:rsidR="00AF3A33">
        <w:rPr>
          <w:rFonts w:ascii="Times New Roman" w:hAnsi="Times New Roman"/>
        </w:rPr>
        <w:t xml:space="preserve">12.14, </w:t>
      </w:r>
      <w:r w:rsidR="00AF3A33" w:rsidRPr="00AF3A33">
        <w:rPr>
          <w:rFonts w:ascii="Times New Roman" w:hAnsi="Times New Roman"/>
          <w:i/>
        </w:rPr>
        <w:t>P</w:t>
      </w:r>
      <w:r w:rsidR="00AF3A33">
        <w:rPr>
          <w:rFonts w:ascii="Times New Roman" w:hAnsi="Times New Roman"/>
        </w:rPr>
        <w:t xml:space="preserve"> &lt; 0.001; </w:t>
      </w:r>
      <w:r w:rsidR="00AF3A33" w:rsidRPr="00A11392">
        <w:rPr>
          <w:rFonts w:ascii="Times New Roman" w:hAnsi="Times New Roman"/>
          <w:i/>
        </w:rPr>
        <w:t xml:space="preserve">R. </w:t>
      </w:r>
      <w:proofErr w:type="spellStart"/>
      <w:r w:rsidR="00AF3A33" w:rsidRPr="00A11392">
        <w:rPr>
          <w:rFonts w:ascii="Times New Roman" w:hAnsi="Times New Roman"/>
          <w:i/>
        </w:rPr>
        <w:t>salicisbrassicoides</w:t>
      </w:r>
      <w:proofErr w:type="spellEnd"/>
      <w:r w:rsidR="00AF3A33">
        <w:rPr>
          <w:rFonts w:ascii="Times New Roman" w:hAnsi="Times New Roman"/>
        </w:rPr>
        <w:t xml:space="preserve">, </w:t>
      </w:r>
      <w:r w:rsidR="00AF3A33">
        <w:rPr>
          <w:rFonts w:ascii="Times New Roman" w:hAnsi="Times New Roman"/>
          <w:i/>
        </w:rPr>
        <w:t>R</w:t>
      </w:r>
      <w:r w:rsidR="00AF3A33">
        <w:rPr>
          <w:rFonts w:ascii="Times New Roman" w:hAnsi="Times New Roman"/>
          <w:i/>
          <w:vertAlign w:val="superscript"/>
        </w:rPr>
        <w:t>2</w:t>
      </w:r>
      <w:r w:rsidR="00AF3A33">
        <w:rPr>
          <w:rFonts w:ascii="Times New Roman" w:hAnsi="Times New Roman"/>
        </w:rPr>
        <w:t xml:space="preserve"> = 0.15, </w:t>
      </w:r>
      <w:r w:rsidR="00AF3A33" w:rsidRPr="00AF3A33">
        <w:rPr>
          <w:rFonts w:ascii="Times New Roman" w:hAnsi="Times New Roman"/>
          <w:i/>
        </w:rPr>
        <w:t>F</w:t>
      </w:r>
      <w:r w:rsidR="00AF3A33">
        <w:rPr>
          <w:rFonts w:ascii="Times New Roman" w:hAnsi="Times New Roman"/>
          <w:vertAlign w:val="subscript"/>
        </w:rPr>
        <w:t>2,120</w:t>
      </w:r>
      <w:r w:rsidR="00AF3A33">
        <w:rPr>
          <w:rFonts w:ascii="Times New Roman" w:hAnsi="Times New Roman"/>
        </w:rPr>
        <w:t xml:space="preserve"> = 10.97, P &lt; 0.001</w:t>
      </w:r>
      <w:r w:rsidR="00C2137B">
        <w:rPr>
          <w:rFonts w:ascii="Times New Roman" w:hAnsi="Times New Roman"/>
        </w:rPr>
        <w:t xml:space="preserve">). </w:t>
      </w:r>
      <w:proofErr w:type="spellStart"/>
      <w:r w:rsidR="00C2137B" w:rsidRPr="00A11392">
        <w:rPr>
          <w:rFonts w:ascii="Times New Roman" w:hAnsi="Times New Roman"/>
          <w:i/>
        </w:rPr>
        <w:t>Pontania</w:t>
      </w:r>
      <w:proofErr w:type="spellEnd"/>
      <w:r w:rsidR="00C2137B">
        <w:rPr>
          <w:rFonts w:ascii="Times New Roman" w:hAnsi="Times New Roman"/>
        </w:rPr>
        <w:t xml:space="preserve"> was found at higher densities on smaller willows </w:t>
      </w:r>
      <w:r w:rsidR="00AF3A33">
        <w:rPr>
          <w:rFonts w:ascii="Times New Roman" w:hAnsi="Times New Roman"/>
        </w:rPr>
        <w:t xml:space="preserve">with low leaf </w:t>
      </w:r>
      <w:proofErr w:type="spellStart"/>
      <w:r w:rsidR="00AF3A33">
        <w:rPr>
          <w:rFonts w:ascii="Times New Roman" w:hAnsi="Times New Roman"/>
        </w:rPr>
        <w:t>trichome</w:t>
      </w:r>
      <w:proofErr w:type="spellEnd"/>
      <w:r w:rsidR="00AF3A33">
        <w:rPr>
          <w:rFonts w:ascii="Times New Roman" w:hAnsi="Times New Roman"/>
        </w:rPr>
        <w:t xml:space="preserve"> density, but </w:t>
      </w:r>
      <w:r w:rsidR="00103855">
        <w:rPr>
          <w:rFonts w:ascii="Times New Roman" w:hAnsi="Times New Roman"/>
        </w:rPr>
        <w:t>higher concentrations of flavones</w:t>
      </w:r>
      <w:r w:rsidR="00C2137B">
        <w:rPr>
          <w:rFonts w:ascii="Times New Roman" w:hAnsi="Times New Roman"/>
        </w:rPr>
        <w:t xml:space="preserve"> (</w:t>
      </w:r>
      <w:r w:rsidR="00C2137B" w:rsidRPr="00071757">
        <w:rPr>
          <w:rFonts w:ascii="Times New Roman" w:hAnsi="Times New Roman"/>
          <w:i/>
        </w:rPr>
        <w:t>R</w:t>
      </w:r>
      <w:r w:rsidR="00071757">
        <w:rPr>
          <w:rFonts w:ascii="Times New Roman" w:hAnsi="Times New Roman"/>
          <w:vertAlign w:val="superscript"/>
        </w:rPr>
        <w:t>2</w:t>
      </w:r>
      <w:r w:rsidR="00C2137B">
        <w:rPr>
          <w:rFonts w:ascii="Times New Roman" w:hAnsi="Times New Roman"/>
        </w:rPr>
        <w:t xml:space="preserve"> = </w:t>
      </w:r>
      <w:r w:rsidR="00AF3A33">
        <w:rPr>
          <w:rFonts w:ascii="Times New Roman" w:hAnsi="Times New Roman"/>
        </w:rPr>
        <w:t>0.17</w:t>
      </w:r>
      <w:r w:rsidR="00C2137B">
        <w:rPr>
          <w:rFonts w:ascii="Times New Roman" w:hAnsi="Times New Roman"/>
        </w:rPr>
        <w:t xml:space="preserve">, </w:t>
      </w:r>
      <w:r w:rsidR="00C2137B" w:rsidRPr="00071757">
        <w:rPr>
          <w:rFonts w:ascii="Times New Roman" w:hAnsi="Times New Roman"/>
          <w:i/>
        </w:rPr>
        <w:t>F</w:t>
      </w:r>
      <w:r w:rsidR="00AF3A33">
        <w:rPr>
          <w:rFonts w:ascii="Times New Roman" w:hAnsi="Times New Roman"/>
          <w:vertAlign w:val="subscript"/>
        </w:rPr>
        <w:t>3</w:t>
      </w:r>
      <w:proofErr w:type="gramStart"/>
      <w:r w:rsidR="00AF3A33">
        <w:rPr>
          <w:rFonts w:ascii="Times New Roman" w:hAnsi="Times New Roman"/>
          <w:vertAlign w:val="subscript"/>
        </w:rPr>
        <w:t>,106</w:t>
      </w:r>
      <w:proofErr w:type="gramEnd"/>
      <w:r w:rsidR="00C2137B">
        <w:rPr>
          <w:rFonts w:ascii="Times New Roman" w:hAnsi="Times New Roman"/>
        </w:rPr>
        <w:t xml:space="preserve"> = </w:t>
      </w:r>
      <w:r w:rsidR="00AF3A33">
        <w:rPr>
          <w:rFonts w:ascii="Times New Roman" w:hAnsi="Times New Roman"/>
        </w:rPr>
        <w:t>7.38</w:t>
      </w:r>
      <w:r w:rsidR="00071757">
        <w:rPr>
          <w:rFonts w:ascii="Times New Roman" w:hAnsi="Times New Roman"/>
        </w:rPr>
        <w:t xml:space="preserve">, </w:t>
      </w:r>
      <w:r w:rsidR="00071757" w:rsidRPr="00071757">
        <w:rPr>
          <w:rFonts w:ascii="Times New Roman" w:hAnsi="Times New Roman"/>
          <w:i/>
        </w:rPr>
        <w:t>P</w:t>
      </w:r>
      <w:r w:rsidR="00071757">
        <w:rPr>
          <w:rFonts w:ascii="Times New Roman" w:hAnsi="Times New Roman"/>
        </w:rPr>
        <w:t xml:space="preserve"> &lt; 0.001</w:t>
      </w:r>
      <w:r w:rsidR="00C2137B">
        <w:rPr>
          <w:rFonts w:ascii="Times New Roman" w:hAnsi="Times New Roman"/>
        </w:rPr>
        <w:t xml:space="preserve">). </w:t>
      </w:r>
      <w:proofErr w:type="spellStart"/>
      <w:r w:rsidR="009D6A0D" w:rsidRPr="009D6A0D">
        <w:rPr>
          <w:rFonts w:ascii="Times New Roman" w:hAnsi="Times New Roman"/>
          <w:i/>
          <w:rPrChange w:id="323" w:author="Mariano A. Rodriguez-Cabal" w:date="2014-10-01T15:30:00Z">
            <w:rPr>
              <w:rFonts w:ascii="Times New Roman" w:hAnsi="Times New Roman"/>
            </w:rPr>
          </w:rPrChange>
        </w:rPr>
        <w:t>Cecidomyiid</w:t>
      </w:r>
      <w:proofErr w:type="spellEnd"/>
      <w:r w:rsidR="00FE4696">
        <w:rPr>
          <w:rFonts w:ascii="Times New Roman" w:hAnsi="Times New Roman"/>
        </w:rPr>
        <w:t xml:space="preserve"> </w:t>
      </w:r>
      <w:proofErr w:type="gramStart"/>
      <w:r w:rsidR="00FE4696">
        <w:rPr>
          <w:rFonts w:ascii="Times New Roman" w:hAnsi="Times New Roman"/>
        </w:rPr>
        <w:t>sp</w:t>
      </w:r>
      <w:proofErr w:type="gramEnd"/>
      <w:r w:rsidR="00FE4696">
        <w:rPr>
          <w:rFonts w:ascii="Times New Roman" w:hAnsi="Times New Roman"/>
        </w:rPr>
        <w:t>. A was positively associated with</w:t>
      </w:r>
      <w:r w:rsidR="00396580">
        <w:rPr>
          <w:rFonts w:ascii="Times New Roman" w:hAnsi="Times New Roman"/>
        </w:rPr>
        <w:t xml:space="preserve"> higher concentrations of </w:t>
      </w:r>
      <w:proofErr w:type="spellStart"/>
      <w:r w:rsidR="00396580">
        <w:rPr>
          <w:rFonts w:ascii="Times New Roman" w:hAnsi="Times New Roman"/>
        </w:rPr>
        <w:t>flavanones</w:t>
      </w:r>
      <w:proofErr w:type="spellEnd"/>
      <w:r w:rsidR="00396580">
        <w:rPr>
          <w:rFonts w:ascii="Times New Roman" w:hAnsi="Times New Roman"/>
        </w:rPr>
        <w:t xml:space="preserve"> and </w:t>
      </w:r>
      <w:proofErr w:type="spellStart"/>
      <w:r w:rsidR="00396580">
        <w:rPr>
          <w:rFonts w:ascii="Times New Roman" w:hAnsi="Times New Roman"/>
        </w:rPr>
        <w:t>flavanonols</w:t>
      </w:r>
      <w:proofErr w:type="spellEnd"/>
      <w:r w:rsidR="00396580">
        <w:rPr>
          <w:rFonts w:ascii="Times New Roman" w:hAnsi="Times New Roman"/>
        </w:rPr>
        <w:t xml:space="preserve"> (</w:t>
      </w:r>
      <w:r w:rsidR="00396580" w:rsidRPr="00396580">
        <w:rPr>
          <w:rFonts w:ascii="Times New Roman" w:hAnsi="Times New Roman"/>
          <w:i/>
        </w:rPr>
        <w:t>R</w:t>
      </w:r>
      <w:r w:rsidR="00396580" w:rsidRPr="00396580">
        <w:rPr>
          <w:rFonts w:ascii="Times New Roman" w:hAnsi="Times New Roman"/>
          <w:i/>
          <w:vertAlign w:val="superscript"/>
        </w:rPr>
        <w:t>2</w:t>
      </w:r>
      <w:r w:rsidR="00396580">
        <w:rPr>
          <w:rFonts w:ascii="Times New Roman" w:hAnsi="Times New Roman"/>
          <w:i/>
          <w:vertAlign w:val="superscript"/>
        </w:rPr>
        <w:t xml:space="preserve"> </w:t>
      </w:r>
      <w:r w:rsidR="00396580">
        <w:rPr>
          <w:rFonts w:ascii="Times New Roman" w:hAnsi="Times New Roman"/>
        </w:rPr>
        <w:t>= 0.10,</w:t>
      </w:r>
      <w:r w:rsidR="00FE4696">
        <w:rPr>
          <w:rFonts w:ascii="Times New Roman" w:hAnsi="Times New Roman"/>
        </w:rPr>
        <w:t xml:space="preserve"> </w:t>
      </w:r>
      <w:r w:rsidR="00FE4696" w:rsidRPr="00396580">
        <w:rPr>
          <w:rFonts w:ascii="Times New Roman" w:hAnsi="Times New Roman"/>
          <w:i/>
        </w:rPr>
        <w:t>F</w:t>
      </w:r>
      <w:r w:rsidR="00396580">
        <w:rPr>
          <w:rFonts w:ascii="Times New Roman" w:hAnsi="Times New Roman"/>
          <w:vertAlign w:val="subscript"/>
        </w:rPr>
        <w:t>1</w:t>
      </w:r>
      <w:proofErr w:type="gramStart"/>
      <w:r w:rsidR="00396580">
        <w:rPr>
          <w:rFonts w:ascii="Times New Roman" w:hAnsi="Times New Roman"/>
          <w:vertAlign w:val="subscript"/>
        </w:rPr>
        <w:t>,131</w:t>
      </w:r>
      <w:proofErr w:type="gramEnd"/>
      <w:r w:rsidR="00FE4696">
        <w:rPr>
          <w:rFonts w:ascii="Times New Roman" w:hAnsi="Times New Roman"/>
        </w:rPr>
        <w:t xml:space="preserve"> = </w:t>
      </w:r>
      <w:r w:rsidR="00396580">
        <w:rPr>
          <w:rFonts w:ascii="Times New Roman" w:hAnsi="Times New Roman"/>
        </w:rPr>
        <w:t xml:space="preserve">15.21, </w:t>
      </w:r>
      <w:r w:rsidR="00396580" w:rsidRPr="00396580">
        <w:rPr>
          <w:rFonts w:ascii="Times New Roman" w:hAnsi="Times New Roman"/>
          <w:i/>
        </w:rPr>
        <w:t>P</w:t>
      </w:r>
      <w:r w:rsidR="00396580">
        <w:rPr>
          <w:rFonts w:ascii="Times New Roman" w:hAnsi="Times New Roman"/>
        </w:rPr>
        <w:t xml:space="preserve"> &lt; 0.001</w:t>
      </w:r>
      <w:r w:rsidR="00FE4696">
        <w:rPr>
          <w:rFonts w:ascii="Times New Roman" w:hAnsi="Times New Roman"/>
        </w:rPr>
        <w:t>).</w:t>
      </w:r>
      <w:r w:rsidR="006D1B17">
        <w:rPr>
          <w:rFonts w:ascii="Times New Roman" w:hAnsi="Times New Roman"/>
        </w:rPr>
        <w:t xml:space="preserve"> </w:t>
      </w:r>
      <w:commentRangeEnd w:id="322"/>
      <w:r w:rsidR="00F463B7">
        <w:rPr>
          <w:rStyle w:val="CommentReference"/>
        </w:rPr>
        <w:commentReference w:id="322"/>
      </w:r>
      <w:commentRangeStart w:id="324"/>
      <w:proofErr w:type="spellStart"/>
      <w:r w:rsidR="00A11392" w:rsidRPr="00A11392">
        <w:rPr>
          <w:rFonts w:ascii="Times New Roman" w:hAnsi="Times New Roman"/>
          <w:i/>
        </w:rPr>
        <w:t>Iteomyia</w:t>
      </w:r>
      <w:proofErr w:type="spellEnd"/>
      <w:r w:rsidR="00A11392">
        <w:rPr>
          <w:rFonts w:ascii="Times New Roman" w:hAnsi="Times New Roman"/>
        </w:rPr>
        <w:t xml:space="preserve"> g</w:t>
      </w:r>
      <w:r w:rsidR="006D1B17">
        <w:rPr>
          <w:rFonts w:ascii="Times New Roman" w:hAnsi="Times New Roman"/>
        </w:rPr>
        <w:t xml:space="preserve">all size </w:t>
      </w:r>
      <w:r w:rsidR="00A11392">
        <w:rPr>
          <w:rFonts w:ascii="Times New Roman" w:hAnsi="Times New Roman"/>
        </w:rPr>
        <w:t xml:space="preserve">was positively associated with </w:t>
      </w:r>
      <w:r w:rsidR="006D1B17">
        <w:rPr>
          <w:rFonts w:ascii="Times New Roman" w:hAnsi="Times New Roman"/>
        </w:rPr>
        <w:t>higher concentra</w:t>
      </w:r>
      <w:r w:rsidR="00A11392">
        <w:rPr>
          <w:rFonts w:ascii="Times New Roman" w:hAnsi="Times New Roman"/>
        </w:rPr>
        <w:t>t</w:t>
      </w:r>
      <w:r w:rsidR="006D1B17">
        <w:rPr>
          <w:rFonts w:ascii="Times New Roman" w:hAnsi="Times New Roman"/>
        </w:rPr>
        <w:t xml:space="preserve">ions </w:t>
      </w:r>
      <w:r w:rsidR="00FD2DC9">
        <w:rPr>
          <w:rFonts w:ascii="Times New Roman" w:hAnsi="Times New Roman"/>
        </w:rPr>
        <w:t>of salicylates and flavones (</w:t>
      </w:r>
      <w:r w:rsidR="00FD2DC9">
        <w:rPr>
          <w:rFonts w:ascii="Times New Roman" w:hAnsi="Times New Roman"/>
          <w:i/>
        </w:rPr>
        <w:t>R</w:t>
      </w:r>
      <w:r w:rsidR="00FD2DC9">
        <w:rPr>
          <w:rFonts w:ascii="Times New Roman" w:hAnsi="Times New Roman"/>
          <w:i/>
          <w:vertAlign w:val="superscript"/>
        </w:rPr>
        <w:t xml:space="preserve">2 </w:t>
      </w:r>
      <w:r w:rsidR="00FD2DC9">
        <w:rPr>
          <w:rFonts w:ascii="Times New Roman" w:hAnsi="Times New Roman"/>
        </w:rPr>
        <w:t>= 0.14</w:t>
      </w:r>
      <w:r w:rsidR="006D1B17">
        <w:rPr>
          <w:rFonts w:ascii="Times New Roman" w:hAnsi="Times New Roman"/>
        </w:rPr>
        <w:t xml:space="preserve">, </w:t>
      </w:r>
      <w:r w:rsidR="006D1B17" w:rsidRPr="00FD2DC9">
        <w:rPr>
          <w:rFonts w:ascii="Times New Roman" w:hAnsi="Times New Roman"/>
          <w:i/>
        </w:rPr>
        <w:t>F</w:t>
      </w:r>
      <w:r w:rsidR="00FD2DC9" w:rsidRPr="00FD2DC9">
        <w:rPr>
          <w:rFonts w:ascii="Times New Roman" w:hAnsi="Times New Roman"/>
          <w:vertAlign w:val="subscript"/>
        </w:rPr>
        <w:t>2</w:t>
      </w:r>
      <w:proofErr w:type="gramStart"/>
      <w:r w:rsidR="00FD2DC9" w:rsidRPr="00FD2DC9">
        <w:rPr>
          <w:rFonts w:ascii="Times New Roman" w:hAnsi="Times New Roman"/>
          <w:vertAlign w:val="subscript"/>
        </w:rPr>
        <w:t>,75</w:t>
      </w:r>
      <w:proofErr w:type="gramEnd"/>
      <w:r w:rsidR="006D1B17">
        <w:rPr>
          <w:rFonts w:ascii="Times New Roman" w:hAnsi="Times New Roman"/>
        </w:rPr>
        <w:t xml:space="preserve"> =</w:t>
      </w:r>
      <w:r w:rsidR="00FD2DC9">
        <w:rPr>
          <w:rFonts w:ascii="Times New Roman" w:hAnsi="Times New Roman"/>
        </w:rPr>
        <w:t xml:space="preserve"> 5.88</w:t>
      </w:r>
      <w:r w:rsidR="006D1B17">
        <w:rPr>
          <w:rFonts w:ascii="Times New Roman" w:hAnsi="Times New Roman"/>
        </w:rPr>
        <w:t xml:space="preserve">, </w:t>
      </w:r>
      <w:r w:rsidR="006D1B17" w:rsidRPr="00FD2DC9">
        <w:rPr>
          <w:rFonts w:ascii="Times New Roman" w:hAnsi="Times New Roman"/>
          <w:i/>
        </w:rPr>
        <w:t>P</w:t>
      </w:r>
      <w:r w:rsidR="006D1B17">
        <w:rPr>
          <w:rFonts w:ascii="Times New Roman" w:hAnsi="Times New Roman"/>
        </w:rPr>
        <w:t xml:space="preserve"> = </w:t>
      </w:r>
      <w:r w:rsidR="00FD2DC9">
        <w:rPr>
          <w:rFonts w:ascii="Times New Roman" w:hAnsi="Times New Roman"/>
        </w:rPr>
        <w:t>0.004</w:t>
      </w:r>
      <w:r w:rsidR="006D1B17">
        <w:rPr>
          <w:rFonts w:ascii="Times New Roman" w:hAnsi="Times New Roman"/>
        </w:rPr>
        <w:t>).</w:t>
      </w:r>
      <w:commentRangeEnd w:id="324"/>
      <w:r w:rsidR="00A11392">
        <w:rPr>
          <w:rStyle w:val="CommentReference"/>
          <w:vanish/>
        </w:rPr>
        <w:commentReference w:id="324"/>
      </w:r>
    </w:p>
    <w:p w:rsidR="006C1191" w:rsidRDefault="006C1191" w:rsidP="006776CD">
      <w:pPr>
        <w:spacing w:line="480" w:lineRule="auto"/>
        <w:rPr>
          <w:rFonts w:ascii="Times New Roman" w:hAnsi="Times New Roman"/>
        </w:rPr>
      </w:pPr>
    </w:p>
    <w:p w:rsidR="00555963" w:rsidRPr="006C1191" w:rsidRDefault="006C1191" w:rsidP="006776CD">
      <w:pPr>
        <w:spacing w:line="480" w:lineRule="auto"/>
        <w:rPr>
          <w:rFonts w:ascii="Times New Roman" w:hAnsi="Times New Roman"/>
          <w:i/>
        </w:rPr>
      </w:pPr>
      <w:r>
        <w:rPr>
          <w:rFonts w:ascii="Times New Roman" w:hAnsi="Times New Roman"/>
          <w:i/>
        </w:rPr>
        <w:t>Herbivore-Parasitoid Network</w:t>
      </w:r>
    </w:p>
    <w:p w:rsidR="006C1191" w:rsidRDefault="00555963" w:rsidP="0054129F">
      <w:pPr>
        <w:spacing w:line="480" w:lineRule="auto"/>
        <w:rPr>
          <w:rFonts w:ascii="Times New Roman" w:hAnsi="Times New Roman"/>
        </w:rPr>
      </w:pPr>
      <w:commentRangeStart w:id="325"/>
      <w:r>
        <w:rPr>
          <w:rFonts w:ascii="Times New Roman" w:hAnsi="Times New Roman"/>
        </w:rPr>
        <w:t xml:space="preserve">We found that </w:t>
      </w:r>
      <w:r w:rsidR="0054129F">
        <w:rPr>
          <w:rFonts w:ascii="Times New Roman" w:hAnsi="Times New Roman"/>
        </w:rPr>
        <w:t>the dominant interactions in the herbivore-parasitoid network were shaped by an interaction between density-dependent attack and gall size</w:t>
      </w:r>
      <w:commentRangeEnd w:id="325"/>
      <w:r w:rsidR="00F463B7">
        <w:rPr>
          <w:rStyle w:val="CommentReference"/>
        </w:rPr>
        <w:commentReference w:id="325"/>
      </w:r>
      <w:r w:rsidR="00703576">
        <w:rPr>
          <w:rFonts w:ascii="Times New Roman" w:hAnsi="Times New Roman"/>
        </w:rPr>
        <w:t xml:space="preserve">. Specifically, we found that </w:t>
      </w:r>
      <w:r w:rsidR="00F70D82">
        <w:rPr>
          <w:rFonts w:ascii="Times New Roman" w:hAnsi="Times New Roman"/>
        </w:rPr>
        <w:t xml:space="preserve">the probability of </w:t>
      </w:r>
      <w:proofErr w:type="spellStart"/>
      <w:r w:rsidR="00F70D82" w:rsidRPr="00A11392">
        <w:rPr>
          <w:rFonts w:ascii="Times New Roman" w:hAnsi="Times New Roman"/>
          <w:i/>
        </w:rPr>
        <w:t>Platygaster</w:t>
      </w:r>
      <w:proofErr w:type="spellEnd"/>
      <w:r w:rsidR="00F70D82" w:rsidRPr="00A11392">
        <w:rPr>
          <w:rFonts w:ascii="Times New Roman" w:hAnsi="Times New Roman"/>
          <w:i/>
        </w:rPr>
        <w:t xml:space="preserve"> </w:t>
      </w:r>
      <w:r w:rsidR="00F70D82">
        <w:rPr>
          <w:rFonts w:ascii="Times New Roman" w:hAnsi="Times New Roman"/>
        </w:rPr>
        <w:t xml:space="preserve">parasitizing </w:t>
      </w:r>
      <w:proofErr w:type="spellStart"/>
      <w:r w:rsidR="00703576" w:rsidRPr="00A11392">
        <w:rPr>
          <w:rFonts w:ascii="Times New Roman" w:hAnsi="Times New Roman"/>
          <w:i/>
        </w:rPr>
        <w:t>Iteomyia</w:t>
      </w:r>
      <w:proofErr w:type="spellEnd"/>
      <w:r w:rsidR="00703576">
        <w:rPr>
          <w:rFonts w:ascii="Times New Roman" w:hAnsi="Times New Roman"/>
        </w:rPr>
        <w:t xml:space="preserve"> </w:t>
      </w:r>
      <w:r w:rsidR="00A11392">
        <w:rPr>
          <w:rFonts w:ascii="Times New Roman" w:hAnsi="Times New Roman"/>
        </w:rPr>
        <w:t xml:space="preserve">increased at higher gall densities, </w:t>
      </w:r>
      <w:r w:rsidR="0054129F">
        <w:rPr>
          <w:rFonts w:ascii="Times New Roman" w:hAnsi="Times New Roman"/>
        </w:rPr>
        <w:t>but only for small gall sizes</w:t>
      </w:r>
      <w:r w:rsidR="00A70A2F">
        <w:rPr>
          <w:rFonts w:ascii="Times New Roman" w:hAnsi="Times New Roman"/>
        </w:rPr>
        <w:t xml:space="preserve"> (</w:t>
      </w:r>
      <w:ins w:id="326" w:author="Mariano A. Rodriguez-Cabal" w:date="2014-10-01T15:37:00Z">
        <w:r w:rsidR="009D6A0D" w:rsidRPr="009D6A0D">
          <w:rPr>
            <w:rFonts w:ascii="STIXGeneral" w:hAnsi="STIXGeneral"/>
            <w:bCs/>
            <w:i/>
            <w:sz w:val="28"/>
            <w:rPrChange w:id="327" w:author="Mariano A. Rodriguez-Cabal" w:date="2014-10-01T15:38:00Z">
              <w:rPr>
                <w:rFonts w:ascii="STIXGeneral" w:hAnsi="STIXGeneral"/>
                <w:b/>
                <w:bCs/>
                <w:i/>
              </w:rPr>
            </w:rPrChange>
          </w:rPr>
          <w:sym w:font="Symbol" w:char="F063"/>
        </w:r>
      </w:ins>
      <w:del w:id="328" w:author="Mariano A. Rodriguez-Cabal" w:date="2014-10-01T15:37:00Z">
        <w:r w:rsidR="009D6A0D" w:rsidRPr="009D6A0D">
          <w:rPr>
            <w:rFonts w:ascii="STIXGeneral" w:hAnsi="STIXGeneral"/>
            <w:bCs/>
            <w:i/>
            <w:rPrChange w:id="329" w:author="Mariano A. Rodriguez-Cabal" w:date="2014-10-01T15:38:00Z">
              <w:rPr>
                <w:rFonts w:ascii="STIXGeneral" w:hAnsi="STIXGeneral"/>
                <w:b/>
                <w:bCs/>
                <w:i/>
              </w:rPr>
            </w:rPrChange>
          </w:rPr>
          <w:sym w:font="Symbol" w:char="F043"/>
        </w:r>
      </w:del>
      <w:r w:rsidR="009D6A0D" w:rsidRPr="009D6A0D">
        <w:rPr>
          <w:bCs/>
          <w:i/>
          <w:vertAlign w:val="superscript"/>
          <w:rPrChange w:id="330" w:author="Mariano A. Rodriguez-Cabal" w:date="2014-10-01T15:38:00Z">
            <w:rPr>
              <w:b/>
              <w:bCs/>
              <w:i/>
              <w:vertAlign w:val="superscript"/>
            </w:rPr>
          </w:rPrChange>
        </w:rPr>
        <w:t>2</w:t>
      </w:r>
      <w:r w:rsidR="002F176B">
        <w:rPr>
          <w:rFonts w:ascii="Times New Roman" w:hAnsi="Times New Roman"/>
        </w:rPr>
        <w:t xml:space="preserve"> = 20.61, P &lt; 0.001)</w:t>
      </w:r>
      <w:r w:rsidR="0054129F">
        <w:rPr>
          <w:rFonts w:ascii="Times New Roman" w:hAnsi="Times New Roman"/>
        </w:rPr>
        <w:t xml:space="preserve">. In contrast to </w:t>
      </w:r>
      <w:proofErr w:type="spellStart"/>
      <w:r w:rsidR="0054129F" w:rsidRPr="00B4199D">
        <w:rPr>
          <w:rFonts w:ascii="Times New Roman" w:hAnsi="Times New Roman"/>
          <w:i/>
        </w:rPr>
        <w:t>Platygaster</w:t>
      </w:r>
      <w:proofErr w:type="spellEnd"/>
      <w:r w:rsidR="0054129F">
        <w:rPr>
          <w:rFonts w:ascii="Times New Roman" w:hAnsi="Times New Roman"/>
        </w:rPr>
        <w:t xml:space="preserve">, </w:t>
      </w:r>
      <w:proofErr w:type="spellStart"/>
      <w:r w:rsidR="0054129F" w:rsidRPr="00A11392">
        <w:rPr>
          <w:rFonts w:ascii="Times New Roman" w:hAnsi="Times New Roman"/>
          <w:i/>
        </w:rPr>
        <w:t>Mesopolobus</w:t>
      </w:r>
      <w:proofErr w:type="spellEnd"/>
      <w:r w:rsidR="0054129F">
        <w:rPr>
          <w:rFonts w:ascii="Times New Roman" w:hAnsi="Times New Roman"/>
        </w:rPr>
        <w:t xml:space="preserve">’ probability of attacking </w:t>
      </w:r>
      <w:proofErr w:type="spellStart"/>
      <w:r w:rsidR="0054129F" w:rsidRPr="00B4199D">
        <w:rPr>
          <w:rFonts w:ascii="Times New Roman" w:hAnsi="Times New Roman"/>
          <w:i/>
        </w:rPr>
        <w:t>Iteomyia</w:t>
      </w:r>
      <w:proofErr w:type="spellEnd"/>
      <w:r w:rsidR="0054129F">
        <w:rPr>
          <w:rFonts w:ascii="Times New Roman" w:hAnsi="Times New Roman"/>
        </w:rPr>
        <w:t xml:space="preserve"> was</w:t>
      </w:r>
      <w:r w:rsidR="00B4199D">
        <w:rPr>
          <w:rFonts w:ascii="Times New Roman" w:hAnsi="Times New Roman"/>
        </w:rPr>
        <w:t xml:space="preserve"> highest for intermediate sized galls</w:t>
      </w:r>
      <w:ins w:id="331" w:author="Gregory Crutsinger" w:date="2014-10-05T11:16:00Z">
        <w:r w:rsidR="00F463B7">
          <w:rPr>
            <w:rFonts w:ascii="Times New Roman" w:hAnsi="Times New Roman"/>
          </w:rPr>
          <w:t>, but only</w:t>
        </w:r>
      </w:ins>
      <w:r w:rsidR="00B4199D">
        <w:rPr>
          <w:rFonts w:ascii="Times New Roman" w:hAnsi="Times New Roman"/>
        </w:rPr>
        <w:t xml:space="preserve"> at low densities </w:t>
      </w:r>
      <w:r w:rsidR="002F176B">
        <w:rPr>
          <w:rFonts w:ascii="Times New Roman" w:hAnsi="Times New Roman"/>
        </w:rPr>
        <w:t>(</w:t>
      </w:r>
      <w:ins w:id="332" w:author="Mariano A. Rodriguez-Cabal" w:date="2014-10-01T15:38:00Z">
        <w:r w:rsidR="002A2DAF" w:rsidRPr="002A2DAF">
          <w:rPr>
            <w:rFonts w:ascii="STIXGeneral" w:hAnsi="STIXGeneral"/>
            <w:bCs/>
            <w:i/>
            <w:sz w:val="28"/>
          </w:rPr>
          <w:sym w:font="Symbol" w:char="F063"/>
        </w:r>
      </w:ins>
      <w:del w:id="333" w:author="Mariano A. Rodriguez-Cabal" w:date="2014-10-01T15:38:00Z">
        <w:r w:rsidR="009D6A0D" w:rsidRPr="009D6A0D">
          <w:rPr>
            <w:rFonts w:ascii="STIXGeneral" w:hAnsi="STIXGeneral"/>
            <w:bCs/>
            <w:i/>
            <w:rPrChange w:id="334" w:author="Mariano A. Rodriguez-Cabal" w:date="2014-10-01T15:38:00Z">
              <w:rPr>
                <w:rFonts w:ascii="STIXGeneral" w:hAnsi="STIXGeneral"/>
                <w:b/>
                <w:bCs/>
                <w:i/>
              </w:rPr>
            </w:rPrChange>
          </w:rPr>
          <w:sym w:font="Symbol" w:char="F043"/>
        </w:r>
      </w:del>
      <w:r w:rsidR="009D6A0D" w:rsidRPr="009D6A0D">
        <w:rPr>
          <w:bCs/>
          <w:i/>
          <w:vertAlign w:val="superscript"/>
          <w:rPrChange w:id="335" w:author="Mariano A. Rodriguez-Cabal" w:date="2014-10-01T15:38:00Z">
            <w:rPr>
              <w:b/>
              <w:bCs/>
              <w:i/>
              <w:vertAlign w:val="superscript"/>
            </w:rPr>
          </w:rPrChange>
        </w:rPr>
        <w:t>2</w:t>
      </w:r>
      <w:r w:rsidR="002F176B">
        <w:rPr>
          <w:rFonts w:ascii="Times New Roman" w:hAnsi="Times New Roman"/>
        </w:rPr>
        <w:t xml:space="preserve"> = 18.10, P = 0.003)</w:t>
      </w:r>
      <w:r w:rsidR="0054129F">
        <w:rPr>
          <w:rFonts w:ascii="Times New Roman" w:hAnsi="Times New Roman"/>
        </w:rPr>
        <w:t xml:space="preserve">. </w:t>
      </w:r>
      <w:r w:rsidR="00B4199D">
        <w:rPr>
          <w:rFonts w:ascii="Times New Roman" w:hAnsi="Times New Roman"/>
        </w:rPr>
        <w:t xml:space="preserve">Gall size did not appear to influence the likelihood </w:t>
      </w:r>
      <w:r w:rsidR="008F291F">
        <w:rPr>
          <w:rFonts w:ascii="Times New Roman" w:hAnsi="Times New Roman"/>
        </w:rPr>
        <w:t xml:space="preserve">of </w:t>
      </w:r>
      <w:proofErr w:type="spellStart"/>
      <w:r w:rsidR="008F291F" w:rsidRPr="00B4199D">
        <w:rPr>
          <w:rFonts w:ascii="Times New Roman" w:hAnsi="Times New Roman"/>
          <w:i/>
        </w:rPr>
        <w:t>Torymus</w:t>
      </w:r>
      <w:proofErr w:type="spellEnd"/>
      <w:r w:rsidR="008F291F">
        <w:rPr>
          <w:rFonts w:ascii="Times New Roman" w:hAnsi="Times New Roman"/>
        </w:rPr>
        <w:t xml:space="preserve"> attack, but as with </w:t>
      </w:r>
      <w:proofErr w:type="spellStart"/>
      <w:r w:rsidR="008F291F" w:rsidRPr="00B4199D">
        <w:rPr>
          <w:rFonts w:ascii="Times New Roman" w:hAnsi="Times New Roman"/>
          <w:i/>
        </w:rPr>
        <w:t>Mesopolobus</w:t>
      </w:r>
      <w:proofErr w:type="spellEnd"/>
      <w:r w:rsidR="008F291F">
        <w:rPr>
          <w:rFonts w:ascii="Times New Roman" w:hAnsi="Times New Roman"/>
        </w:rPr>
        <w:t xml:space="preserve">, we found that the probability of </w:t>
      </w:r>
      <w:r w:rsidR="00B4199D">
        <w:rPr>
          <w:rFonts w:ascii="Times New Roman" w:hAnsi="Times New Roman"/>
        </w:rPr>
        <w:t>parasitism</w:t>
      </w:r>
      <w:r w:rsidR="008F291F">
        <w:rPr>
          <w:rFonts w:ascii="Times New Roman" w:hAnsi="Times New Roman"/>
        </w:rPr>
        <w:t xml:space="preserve"> was</w:t>
      </w:r>
      <w:r w:rsidR="00B4199D">
        <w:rPr>
          <w:rFonts w:ascii="Times New Roman" w:hAnsi="Times New Roman"/>
        </w:rPr>
        <w:t xml:space="preserve"> higher at low gall densities</w:t>
      </w:r>
      <w:r w:rsidR="008F291F">
        <w:rPr>
          <w:rFonts w:ascii="Times New Roman" w:hAnsi="Times New Roman"/>
        </w:rPr>
        <w:t xml:space="preserve"> </w:t>
      </w:r>
      <w:r w:rsidR="0019203E">
        <w:rPr>
          <w:rFonts w:ascii="Times New Roman" w:hAnsi="Times New Roman"/>
        </w:rPr>
        <w:t>(</w:t>
      </w:r>
      <w:ins w:id="336" w:author="Mariano A. Rodriguez-Cabal" w:date="2014-10-01T15:38:00Z">
        <w:r w:rsidR="002A2DAF" w:rsidRPr="002A2DAF">
          <w:rPr>
            <w:rFonts w:ascii="STIXGeneral" w:hAnsi="STIXGeneral"/>
            <w:bCs/>
            <w:i/>
            <w:sz w:val="28"/>
          </w:rPr>
          <w:sym w:font="Symbol" w:char="F063"/>
        </w:r>
      </w:ins>
      <w:del w:id="337" w:author="Mariano A. Rodriguez-Cabal" w:date="2014-10-01T15:38:00Z">
        <w:r w:rsidR="009D6A0D" w:rsidRPr="009D6A0D">
          <w:rPr>
            <w:rFonts w:ascii="STIXGeneral" w:hAnsi="STIXGeneral"/>
            <w:bCs/>
            <w:i/>
            <w:rPrChange w:id="338" w:author="Mariano A. Rodriguez-Cabal" w:date="2014-10-01T15:38:00Z">
              <w:rPr>
                <w:rFonts w:ascii="STIXGeneral" w:hAnsi="STIXGeneral"/>
                <w:b/>
                <w:bCs/>
                <w:i/>
              </w:rPr>
            </w:rPrChange>
          </w:rPr>
          <w:sym w:font="Symbol" w:char="F043"/>
        </w:r>
      </w:del>
      <w:r w:rsidR="009D6A0D" w:rsidRPr="009D6A0D">
        <w:rPr>
          <w:bCs/>
          <w:i/>
          <w:vertAlign w:val="superscript"/>
          <w:rPrChange w:id="339" w:author="Mariano A. Rodriguez-Cabal" w:date="2014-10-01T15:38:00Z">
            <w:rPr>
              <w:b/>
              <w:bCs/>
              <w:i/>
              <w:vertAlign w:val="superscript"/>
            </w:rPr>
          </w:rPrChange>
        </w:rPr>
        <w:t>2</w:t>
      </w:r>
      <w:r w:rsidR="0019203E">
        <w:rPr>
          <w:rFonts w:ascii="Times New Roman" w:hAnsi="Times New Roman"/>
        </w:rPr>
        <w:t xml:space="preserve"> = 10.82, </w:t>
      </w:r>
      <w:r w:rsidR="0019203E" w:rsidRPr="0019203E">
        <w:rPr>
          <w:rFonts w:ascii="Times New Roman" w:hAnsi="Times New Roman"/>
          <w:i/>
        </w:rPr>
        <w:t>P</w:t>
      </w:r>
      <w:r w:rsidR="0019203E">
        <w:rPr>
          <w:rFonts w:ascii="Times New Roman" w:hAnsi="Times New Roman"/>
        </w:rPr>
        <w:t xml:space="preserve"> = 0.001)</w:t>
      </w:r>
      <w:r w:rsidR="008F291F">
        <w:rPr>
          <w:rFonts w:ascii="Times New Roman" w:hAnsi="Times New Roman"/>
        </w:rPr>
        <w:t>.</w:t>
      </w:r>
      <w:r w:rsidR="00C449CD">
        <w:rPr>
          <w:rFonts w:ascii="Times New Roman" w:hAnsi="Times New Roman"/>
        </w:rPr>
        <w:t xml:space="preserve"> </w:t>
      </w:r>
      <w:r w:rsidR="008F291F">
        <w:rPr>
          <w:rFonts w:ascii="Times New Roman" w:hAnsi="Times New Roman"/>
        </w:rPr>
        <w:t xml:space="preserve">In contrast to the dominant </w:t>
      </w:r>
      <w:r w:rsidR="006C1191">
        <w:rPr>
          <w:rFonts w:ascii="Times New Roman" w:hAnsi="Times New Roman"/>
        </w:rPr>
        <w:t xml:space="preserve">herbivore-parasitoid </w:t>
      </w:r>
      <w:r w:rsidR="008F291F">
        <w:rPr>
          <w:rFonts w:ascii="Times New Roman" w:hAnsi="Times New Roman"/>
        </w:rPr>
        <w:t xml:space="preserve">interactions, the </w:t>
      </w:r>
      <w:r w:rsidR="006C1191">
        <w:rPr>
          <w:rFonts w:ascii="Times New Roman" w:hAnsi="Times New Roman"/>
        </w:rPr>
        <w:t xml:space="preserve">probability of observing these </w:t>
      </w:r>
      <w:r w:rsidR="008F291F">
        <w:rPr>
          <w:rFonts w:ascii="Times New Roman" w:hAnsi="Times New Roman"/>
        </w:rPr>
        <w:t>weak</w:t>
      </w:r>
      <w:r w:rsidR="006C1191">
        <w:rPr>
          <w:rFonts w:ascii="Times New Roman" w:hAnsi="Times New Roman"/>
        </w:rPr>
        <w:t>er links</w:t>
      </w:r>
      <w:r w:rsidR="008F291F">
        <w:rPr>
          <w:rFonts w:ascii="Times New Roman" w:hAnsi="Times New Roman"/>
        </w:rPr>
        <w:t xml:space="preserve"> </w:t>
      </w:r>
      <w:r w:rsidR="006C1191">
        <w:rPr>
          <w:rFonts w:ascii="Times New Roman" w:hAnsi="Times New Roman"/>
        </w:rPr>
        <w:t>was independent of both gall density and gall size</w:t>
      </w:r>
      <w:ins w:id="340" w:author="Gregory Crutsinger" w:date="2014-10-05T11:16:00Z">
        <w:r w:rsidR="00F463B7">
          <w:rPr>
            <w:rFonts w:ascii="Times New Roman" w:hAnsi="Times New Roman"/>
          </w:rPr>
          <w:t>, suggesting what?</w:t>
        </w:r>
      </w:ins>
      <w:r w:rsidR="006C1191">
        <w:rPr>
          <w:rFonts w:ascii="Times New Roman" w:hAnsi="Times New Roman"/>
        </w:rPr>
        <w:t xml:space="preserve"> </w:t>
      </w:r>
      <w:proofErr w:type="gramStart"/>
      <w:r w:rsidR="006C1191">
        <w:rPr>
          <w:rFonts w:ascii="Times New Roman" w:hAnsi="Times New Roman"/>
        </w:rPr>
        <w:t>(Supplement Table).</w:t>
      </w:r>
      <w:proofErr w:type="gramEnd"/>
      <w:r w:rsidR="006C1191">
        <w:rPr>
          <w:rFonts w:ascii="Times New Roman" w:hAnsi="Times New Roman"/>
        </w:rPr>
        <w:t xml:space="preserve"> </w:t>
      </w:r>
    </w:p>
    <w:p w:rsidR="006C1191" w:rsidRDefault="006C1191" w:rsidP="0054129F">
      <w:pPr>
        <w:spacing w:line="480" w:lineRule="auto"/>
        <w:rPr>
          <w:rFonts w:ascii="Times New Roman" w:hAnsi="Times New Roman"/>
        </w:rPr>
      </w:pPr>
    </w:p>
    <w:p w:rsidR="0033413F" w:rsidRPr="006C1191" w:rsidRDefault="006C1191" w:rsidP="0054129F">
      <w:pPr>
        <w:spacing w:line="480" w:lineRule="auto"/>
        <w:rPr>
          <w:rFonts w:ascii="Times New Roman" w:hAnsi="Times New Roman"/>
          <w:b/>
        </w:rPr>
      </w:pPr>
      <w:r>
        <w:rPr>
          <w:rFonts w:ascii="Times New Roman" w:hAnsi="Times New Roman"/>
          <w:b/>
        </w:rPr>
        <w:t>Discussion</w:t>
      </w:r>
    </w:p>
    <w:p w:rsidR="00F02DC4" w:rsidRDefault="00F02DC4" w:rsidP="006776CD">
      <w:pPr>
        <w:spacing w:line="480" w:lineRule="auto"/>
        <w:rPr>
          <w:rFonts w:ascii="Times New Roman" w:hAnsi="Times New Roman"/>
        </w:rPr>
      </w:pPr>
    </w:p>
    <w:p w:rsidR="002247AA" w:rsidRDefault="002247AA" w:rsidP="00FF642E">
      <w:pPr>
        <w:spacing w:line="480" w:lineRule="auto"/>
        <w:rPr>
          <w:rFonts w:ascii="Times New Roman" w:hAnsi="Times New Roman"/>
          <w:i/>
        </w:rPr>
        <w:sectPr w:rsidR="002247AA">
          <w:pgSz w:w="12240" w:h="15840"/>
          <w:pgMar w:top="1440" w:right="1797" w:bottom="1440" w:left="1797" w:header="709" w:footer="709" w:gutter="0"/>
          <w:lnNumType w:countBy="1" w:restart="continuous"/>
          <w:cols w:space="708"/>
        </w:sectPr>
      </w:pPr>
    </w:p>
    <w:p w:rsidR="0023610C" w:rsidRDefault="0023610C" w:rsidP="006776CD">
      <w:pPr>
        <w:numPr>
          <w:ins w:id="341" w:author="Matthew Barbour" w:date="2014-09-27T15:38:00Z"/>
        </w:numPr>
        <w:spacing w:line="480" w:lineRule="auto"/>
        <w:rPr>
          <w:rFonts w:ascii="Times New Roman" w:hAnsi="Times New Roman"/>
          <w:b/>
        </w:rPr>
      </w:pPr>
      <w:r w:rsidRPr="0023610C">
        <w:rPr>
          <w:rFonts w:ascii="Times New Roman" w:hAnsi="Times New Roman"/>
          <w:b/>
          <w:smallCaps/>
        </w:rPr>
        <w:t>Figure Legends</w:t>
      </w:r>
    </w:p>
    <w:p w:rsidR="001A3191" w:rsidRDefault="00F25F76" w:rsidP="006776CD">
      <w:pPr>
        <w:spacing w:line="480" w:lineRule="auto"/>
        <w:rPr>
          <w:rFonts w:ascii="Times New Roman" w:hAnsi="Times New Roman"/>
        </w:rPr>
      </w:pPr>
      <w:r>
        <w:rPr>
          <w:rFonts w:ascii="Times New Roman" w:hAnsi="Times New Roman"/>
          <w:b/>
        </w:rPr>
        <w:t xml:space="preserve">Figure 1. </w:t>
      </w:r>
      <w:proofErr w:type="gramStart"/>
      <w:r>
        <w:rPr>
          <w:rFonts w:ascii="Times New Roman" w:hAnsi="Times New Roman"/>
        </w:rPr>
        <w:t xml:space="preserve">Variation in gall density and gall size among different genotypes of </w:t>
      </w:r>
      <w:r w:rsidRPr="00F25F76">
        <w:rPr>
          <w:rFonts w:ascii="Times New Roman" w:hAnsi="Times New Roman"/>
          <w:i/>
        </w:rPr>
        <w:t xml:space="preserve">Salix </w:t>
      </w:r>
      <w:proofErr w:type="spellStart"/>
      <w:r w:rsidRPr="00F25F76">
        <w:rPr>
          <w:rFonts w:ascii="Times New Roman" w:hAnsi="Times New Roman"/>
          <w:i/>
        </w:rPr>
        <w:t>hookeriana</w:t>
      </w:r>
      <w:proofErr w:type="spellEnd"/>
      <w:r>
        <w:rPr>
          <w:rFonts w:ascii="Times New Roman" w:hAnsi="Times New Roman"/>
        </w:rPr>
        <w:t xml:space="preserve"> measured in a common garden experiment.</w:t>
      </w:r>
      <w:proofErr w:type="gramEnd"/>
      <w:r w:rsidR="007D666E">
        <w:rPr>
          <w:rFonts w:ascii="Times New Roman" w:hAnsi="Times New Roman"/>
        </w:rPr>
        <w:t xml:space="preserve"> Orange = </w:t>
      </w:r>
      <w:proofErr w:type="spellStart"/>
      <w:r w:rsidR="007D666E" w:rsidRPr="007D666E">
        <w:rPr>
          <w:rFonts w:ascii="Times New Roman" w:hAnsi="Times New Roman"/>
          <w:i/>
        </w:rPr>
        <w:t>Iteomyia</w:t>
      </w:r>
      <w:proofErr w:type="spellEnd"/>
      <w:r w:rsidR="007D666E">
        <w:rPr>
          <w:rFonts w:ascii="Times New Roman" w:hAnsi="Times New Roman"/>
        </w:rPr>
        <w:t xml:space="preserve">, Green = </w:t>
      </w:r>
      <w:r w:rsidR="007D666E" w:rsidRPr="007D666E">
        <w:rPr>
          <w:rFonts w:ascii="Times New Roman" w:hAnsi="Times New Roman"/>
          <w:i/>
        </w:rPr>
        <w:t xml:space="preserve">R. </w:t>
      </w:r>
      <w:proofErr w:type="spellStart"/>
      <w:r w:rsidR="007D666E" w:rsidRPr="007D666E">
        <w:rPr>
          <w:rFonts w:ascii="Times New Roman" w:hAnsi="Times New Roman"/>
          <w:i/>
        </w:rPr>
        <w:t>salicisbrassicoides</w:t>
      </w:r>
      <w:proofErr w:type="spellEnd"/>
      <w:r w:rsidR="007D666E">
        <w:rPr>
          <w:rFonts w:ascii="Times New Roman" w:hAnsi="Times New Roman"/>
        </w:rPr>
        <w:t xml:space="preserve">, Blue = </w:t>
      </w:r>
      <w:proofErr w:type="spellStart"/>
      <w:r w:rsidR="007D666E" w:rsidRPr="007D666E">
        <w:rPr>
          <w:rFonts w:ascii="Times New Roman" w:hAnsi="Times New Roman"/>
          <w:i/>
        </w:rPr>
        <w:t>Pontania</w:t>
      </w:r>
      <w:proofErr w:type="spellEnd"/>
      <w:r w:rsidR="007D666E">
        <w:rPr>
          <w:rFonts w:ascii="Times New Roman" w:hAnsi="Times New Roman"/>
        </w:rPr>
        <w:t xml:space="preserve">, Purple = </w:t>
      </w:r>
      <w:proofErr w:type="spellStart"/>
      <w:r w:rsidR="007D666E">
        <w:rPr>
          <w:rFonts w:ascii="Times New Roman" w:hAnsi="Times New Roman"/>
        </w:rPr>
        <w:t>Cecidomyiid</w:t>
      </w:r>
      <w:proofErr w:type="spellEnd"/>
      <w:r w:rsidR="007D666E">
        <w:rPr>
          <w:rFonts w:ascii="Times New Roman" w:hAnsi="Times New Roman"/>
        </w:rPr>
        <w:t xml:space="preserve"> sp. </w:t>
      </w:r>
      <w:commentRangeStart w:id="342"/>
      <w:r w:rsidR="007D666E">
        <w:rPr>
          <w:rFonts w:ascii="Times New Roman" w:hAnsi="Times New Roman"/>
        </w:rPr>
        <w:t>A</w:t>
      </w:r>
      <w:commentRangeEnd w:id="342"/>
      <w:r w:rsidR="007D666E">
        <w:rPr>
          <w:rStyle w:val="CommentReference"/>
          <w:vanish/>
        </w:rPr>
        <w:commentReference w:id="342"/>
      </w:r>
      <w:r w:rsidR="007D666E">
        <w:rPr>
          <w:rFonts w:ascii="Times New Roman" w:hAnsi="Times New Roman"/>
        </w:rPr>
        <w:t>.</w:t>
      </w:r>
    </w:p>
    <w:p w:rsidR="001B1CD7" w:rsidRDefault="001B1CD7" w:rsidP="006776CD">
      <w:pPr>
        <w:spacing w:line="480" w:lineRule="auto"/>
        <w:rPr>
          <w:rFonts w:ascii="Times New Roman" w:hAnsi="Times New Roman"/>
        </w:rPr>
      </w:pPr>
    </w:p>
    <w:p w:rsidR="001B1CD7" w:rsidRPr="001B1CD7" w:rsidRDefault="001B1CD7" w:rsidP="006776CD">
      <w:pPr>
        <w:spacing w:line="480" w:lineRule="auto"/>
        <w:rPr>
          <w:rFonts w:ascii="Times New Roman" w:hAnsi="Times New Roman"/>
        </w:rPr>
      </w:pPr>
      <w:commentRangeStart w:id="343"/>
      <w:r>
        <w:rPr>
          <w:rFonts w:ascii="Times New Roman" w:hAnsi="Times New Roman"/>
          <w:b/>
        </w:rPr>
        <w:t>Figure 2A</w:t>
      </w:r>
      <w:commentRangeEnd w:id="343"/>
      <w:r>
        <w:rPr>
          <w:rStyle w:val="CommentReference"/>
          <w:vanish/>
        </w:rPr>
        <w:commentReference w:id="343"/>
      </w:r>
      <w:r>
        <w:rPr>
          <w:rFonts w:ascii="Times New Roman" w:hAnsi="Times New Roman"/>
          <w:b/>
        </w:rPr>
        <w:t xml:space="preserve">. </w:t>
      </w:r>
      <w:proofErr w:type="gramStart"/>
      <w:r>
        <w:rPr>
          <w:rFonts w:ascii="Times New Roman" w:hAnsi="Times New Roman"/>
        </w:rPr>
        <w:t xml:space="preserve">Percent contribution of different genotypes of </w:t>
      </w:r>
      <w:r>
        <w:rPr>
          <w:rFonts w:ascii="Times New Roman" w:hAnsi="Times New Roman"/>
          <w:i/>
        </w:rPr>
        <w:t xml:space="preserve">Salix </w:t>
      </w:r>
      <w:proofErr w:type="spellStart"/>
      <w:r>
        <w:rPr>
          <w:rFonts w:ascii="Times New Roman" w:hAnsi="Times New Roman"/>
          <w:i/>
        </w:rPr>
        <w:t>hookeriana</w:t>
      </w:r>
      <w:proofErr w:type="spellEnd"/>
      <w:r>
        <w:rPr>
          <w:rFonts w:ascii="Times New Roman" w:hAnsi="Times New Roman"/>
        </w:rPr>
        <w:t xml:space="preserve"> to the total number of herbivore-parasitoid interactions (controlled for sampling effort).</w:t>
      </w:r>
      <w:proofErr w:type="gramEnd"/>
    </w:p>
    <w:p w:rsidR="0023610C" w:rsidRPr="00F25F76" w:rsidRDefault="0023610C" w:rsidP="006776CD">
      <w:pPr>
        <w:spacing w:line="480" w:lineRule="auto"/>
        <w:rPr>
          <w:rFonts w:ascii="Times New Roman" w:hAnsi="Times New Roman"/>
        </w:rPr>
      </w:pPr>
    </w:p>
    <w:p w:rsidR="001A3191" w:rsidRDefault="0023610C" w:rsidP="006776CD">
      <w:pPr>
        <w:spacing w:line="480" w:lineRule="auto"/>
        <w:rPr>
          <w:rFonts w:ascii="Times New Roman" w:hAnsi="Times New Roman"/>
        </w:rPr>
      </w:pPr>
      <w:commentRangeStart w:id="344"/>
      <w:r>
        <w:rPr>
          <w:rFonts w:ascii="Times New Roman" w:hAnsi="Times New Roman"/>
          <w:b/>
        </w:rPr>
        <w:t>F</w:t>
      </w:r>
      <w:r w:rsidR="00F25F76">
        <w:rPr>
          <w:rFonts w:ascii="Times New Roman" w:hAnsi="Times New Roman"/>
          <w:b/>
        </w:rPr>
        <w:t>igure 2</w:t>
      </w:r>
      <w:r w:rsidR="001B1CD7">
        <w:rPr>
          <w:rFonts w:ascii="Times New Roman" w:hAnsi="Times New Roman"/>
          <w:b/>
        </w:rPr>
        <w:t>B</w:t>
      </w:r>
      <w:r>
        <w:rPr>
          <w:rFonts w:ascii="Times New Roman" w:hAnsi="Times New Roman"/>
          <w:b/>
        </w:rPr>
        <w:t xml:space="preserve">. </w:t>
      </w:r>
      <w:commentRangeEnd w:id="344"/>
      <w:r w:rsidR="00237202">
        <w:rPr>
          <w:rStyle w:val="CommentReference"/>
          <w:vanish/>
        </w:rPr>
        <w:commentReference w:id="344"/>
      </w:r>
      <w:r w:rsidR="007521CC">
        <w:rPr>
          <w:rFonts w:ascii="Times New Roman" w:hAnsi="Times New Roman"/>
        </w:rPr>
        <w:t xml:space="preserve">Quantitative, tripartite network of interactions among </w:t>
      </w:r>
      <w:r w:rsidR="00B34E95">
        <w:rPr>
          <w:rFonts w:ascii="Times New Roman" w:hAnsi="Times New Roman"/>
        </w:rPr>
        <w:t xml:space="preserve">25 </w:t>
      </w:r>
      <w:r w:rsidR="007521CC">
        <w:rPr>
          <w:rFonts w:ascii="Times New Roman" w:hAnsi="Times New Roman"/>
        </w:rPr>
        <w:t xml:space="preserve">genotypes of </w:t>
      </w:r>
      <w:r w:rsidR="007521CC">
        <w:rPr>
          <w:rFonts w:ascii="Times New Roman" w:hAnsi="Times New Roman"/>
          <w:i/>
        </w:rPr>
        <w:t xml:space="preserve">Salix </w:t>
      </w:r>
      <w:proofErr w:type="spellStart"/>
      <w:r w:rsidR="007521CC">
        <w:rPr>
          <w:rFonts w:ascii="Times New Roman" w:hAnsi="Times New Roman"/>
          <w:i/>
        </w:rPr>
        <w:t>hookeriana</w:t>
      </w:r>
      <w:proofErr w:type="spellEnd"/>
      <w:r w:rsidR="007521CC">
        <w:rPr>
          <w:rFonts w:ascii="Times New Roman" w:hAnsi="Times New Roman"/>
        </w:rPr>
        <w:t>, five species of its associated galling insects, and the eight spe</w:t>
      </w:r>
      <w:r w:rsidR="00D31632">
        <w:rPr>
          <w:rFonts w:ascii="Times New Roman" w:hAnsi="Times New Roman"/>
        </w:rPr>
        <w:t>cies of natural enemies that attack these</w:t>
      </w:r>
      <w:r w:rsidR="007521CC">
        <w:rPr>
          <w:rFonts w:ascii="Times New Roman" w:hAnsi="Times New Roman"/>
        </w:rPr>
        <w:t xml:space="preserve"> galls. The width of each link is proportional to the </w:t>
      </w:r>
      <w:r w:rsidR="00D31632">
        <w:rPr>
          <w:rFonts w:ascii="Times New Roman" w:hAnsi="Times New Roman"/>
        </w:rPr>
        <w:t xml:space="preserve">observed density of each interaction. </w:t>
      </w:r>
      <w:r w:rsidR="007521CC">
        <w:rPr>
          <w:rFonts w:ascii="Times New Roman" w:hAnsi="Times New Roman"/>
        </w:rPr>
        <w:t>Each color corresponds to a different compartment.</w:t>
      </w:r>
      <w:r w:rsidR="00D31632">
        <w:rPr>
          <w:rFonts w:ascii="Times New Roman" w:hAnsi="Times New Roman"/>
        </w:rPr>
        <w:t xml:space="preserve"> Note that each genotype was associated with a different compartment and has been filled in with in the appropriate color</w:t>
      </w:r>
      <w:commentRangeStart w:id="345"/>
      <w:commentRangeStart w:id="346"/>
      <w:r w:rsidR="00D31632">
        <w:rPr>
          <w:rFonts w:ascii="Times New Roman" w:hAnsi="Times New Roman"/>
        </w:rPr>
        <w:t>. However, g</w:t>
      </w:r>
      <w:r w:rsidR="007521CC">
        <w:rPr>
          <w:rFonts w:ascii="Times New Roman" w:hAnsi="Times New Roman"/>
        </w:rPr>
        <w:t xml:space="preserve">alls and parasitoids can participate in multiple modules, so the color of their corresponding node was kept white. </w:t>
      </w:r>
      <w:commentRangeEnd w:id="345"/>
      <w:r w:rsidR="00237202">
        <w:rPr>
          <w:rStyle w:val="CommentReference"/>
          <w:vanish/>
        </w:rPr>
        <w:commentReference w:id="345"/>
      </w:r>
      <w:commentRangeEnd w:id="346"/>
      <w:r w:rsidR="00B90938">
        <w:rPr>
          <w:rStyle w:val="CommentReference"/>
          <w:vanish/>
        </w:rPr>
        <w:commentReference w:id="346"/>
      </w:r>
      <w:r w:rsidR="00F04A69">
        <w:rPr>
          <w:rFonts w:ascii="Times New Roman" w:hAnsi="Times New Roman"/>
        </w:rPr>
        <w:t>Each gall species was also labeled with the type of damage it causes to the plant (-S = stem, -B = bud, -L = leaf).</w:t>
      </w:r>
    </w:p>
    <w:p w:rsidR="001A3191" w:rsidRDefault="001A3191" w:rsidP="006776CD">
      <w:pPr>
        <w:spacing w:line="480" w:lineRule="auto"/>
        <w:rPr>
          <w:rFonts w:ascii="Times New Roman" w:hAnsi="Times New Roman"/>
        </w:rPr>
      </w:pPr>
    </w:p>
    <w:p w:rsidR="001A3191" w:rsidRPr="001A3191" w:rsidRDefault="001A3191" w:rsidP="006776CD">
      <w:pPr>
        <w:spacing w:line="480" w:lineRule="auto"/>
        <w:rPr>
          <w:rFonts w:ascii="Times New Roman" w:hAnsi="Times New Roman"/>
        </w:rPr>
      </w:pPr>
      <w:r>
        <w:rPr>
          <w:rFonts w:ascii="Times New Roman" w:hAnsi="Times New Roman"/>
          <w:b/>
        </w:rPr>
        <w:t>Figure 3.</w:t>
      </w:r>
      <w:r>
        <w:rPr>
          <w:rFonts w:ascii="Times New Roman" w:hAnsi="Times New Roman"/>
        </w:rPr>
        <w:t xml:space="preserve"> </w:t>
      </w:r>
      <w:proofErr w:type="gramStart"/>
      <w:r w:rsidR="007D666E">
        <w:rPr>
          <w:rFonts w:ascii="Times New Roman" w:hAnsi="Times New Roman"/>
        </w:rPr>
        <w:t xml:space="preserve">Factors determining parasitoid attack on </w:t>
      </w:r>
      <w:proofErr w:type="spellStart"/>
      <w:r w:rsidR="007D666E" w:rsidRPr="007D666E">
        <w:rPr>
          <w:rFonts w:ascii="Times New Roman" w:hAnsi="Times New Roman"/>
          <w:i/>
        </w:rPr>
        <w:t>Iteomyia</w:t>
      </w:r>
      <w:proofErr w:type="spellEnd"/>
      <w:r w:rsidR="007D666E" w:rsidRPr="007D666E">
        <w:rPr>
          <w:rFonts w:ascii="Times New Roman" w:hAnsi="Times New Roman"/>
          <w:i/>
        </w:rPr>
        <w:t xml:space="preserve"> </w:t>
      </w:r>
      <w:commentRangeStart w:id="347"/>
      <w:commentRangeStart w:id="348"/>
      <w:proofErr w:type="spellStart"/>
      <w:r w:rsidR="007D666E" w:rsidRPr="007D666E">
        <w:rPr>
          <w:rFonts w:ascii="Times New Roman" w:hAnsi="Times New Roman"/>
          <w:i/>
        </w:rPr>
        <w:t>salicisverruca</w:t>
      </w:r>
      <w:commentRangeEnd w:id="347"/>
      <w:proofErr w:type="spellEnd"/>
      <w:r w:rsidR="007D666E">
        <w:rPr>
          <w:rStyle w:val="CommentReference"/>
          <w:vanish/>
        </w:rPr>
        <w:commentReference w:id="347"/>
      </w:r>
      <w:commentRangeEnd w:id="348"/>
      <w:r w:rsidR="002A2DAF">
        <w:rPr>
          <w:rStyle w:val="CommentReference"/>
          <w:vanish/>
        </w:rPr>
        <w:commentReference w:id="348"/>
      </w:r>
      <w:r w:rsidR="007D666E">
        <w:rPr>
          <w:rFonts w:ascii="Times New Roman" w:hAnsi="Times New Roman"/>
        </w:rPr>
        <w:t>.</w:t>
      </w:r>
      <w:proofErr w:type="gramEnd"/>
    </w:p>
    <w:p w:rsidR="0023610C" w:rsidRPr="007521CC" w:rsidRDefault="0023610C" w:rsidP="006776CD">
      <w:pPr>
        <w:spacing w:line="480" w:lineRule="auto"/>
        <w:rPr>
          <w:rFonts w:ascii="Times New Roman" w:hAnsi="Times New Roman"/>
        </w:rPr>
      </w:pPr>
    </w:p>
    <w:p w:rsidR="0023610C" w:rsidRDefault="001A3191" w:rsidP="006776CD">
      <w:pPr>
        <w:spacing w:line="480" w:lineRule="auto"/>
        <w:rPr>
          <w:rFonts w:ascii="Times New Roman" w:hAnsi="Times New Roman"/>
          <w:b/>
        </w:rPr>
      </w:pPr>
      <w:r>
        <w:rPr>
          <w:rFonts w:ascii="Times New Roman" w:hAnsi="Times New Roman"/>
          <w:b/>
          <w:noProof/>
          <w:lang w:eastAsia="en-US"/>
        </w:rPr>
        <w:drawing>
          <wp:inline distT="0" distB="0" distL="0" distR="0">
            <wp:extent cx="7103745" cy="5486400"/>
            <wp:effectExtent l="25400" t="0" r="8255" b="0"/>
            <wp:docPr id="7" name="Picture 7" descr=":figures:gall_commun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s:gall_community.pdf"/>
                    <pic:cNvPicPr>
                      <a:picLocks noChangeAspect="1" noChangeArrowheads="1"/>
                    </pic:cNvPicPr>
                  </pic:nvPicPr>
                  <pic:blipFill>
                    <a:blip r:embed="rId7"/>
                    <a:srcRect/>
                    <a:stretch>
                      <a:fillRect/>
                    </a:stretch>
                  </pic:blipFill>
                  <pic:spPr bwMode="auto">
                    <a:xfrm>
                      <a:off x="0" y="0"/>
                      <a:ext cx="7103745" cy="5486400"/>
                    </a:xfrm>
                    <a:prstGeom prst="rect">
                      <a:avLst/>
                    </a:prstGeom>
                    <a:noFill/>
                    <a:ln w="9525">
                      <a:noFill/>
                      <a:miter lim="800000"/>
                      <a:headEnd/>
                      <a:tailEnd/>
                    </a:ln>
                  </pic:spPr>
                </pic:pic>
              </a:graphicData>
            </a:graphic>
          </wp:inline>
        </w:drawing>
      </w:r>
    </w:p>
    <w:p w:rsidR="00B627A6" w:rsidRDefault="001B1CD7" w:rsidP="006776CD">
      <w:pPr>
        <w:spacing w:line="480" w:lineRule="auto"/>
        <w:rPr>
          <w:rFonts w:ascii="Times New Roman" w:hAnsi="Times New Roman"/>
        </w:rPr>
        <w:sectPr w:rsidR="00B627A6">
          <w:pgSz w:w="15842" w:h="12242" w:orient="landscape"/>
          <w:pgMar w:top="1797" w:right="1440" w:bottom="1797" w:left="1440" w:header="709" w:footer="709" w:gutter="0"/>
          <w:lnNumType w:countBy="1" w:restart="continuous"/>
          <w:cols w:space="708"/>
        </w:sectPr>
      </w:pPr>
      <w:r w:rsidRPr="001B1CD7">
        <w:rPr>
          <w:rFonts w:ascii="Times New Roman" w:hAnsi="Times New Roman"/>
          <w:noProof/>
          <w:lang w:eastAsia="en-US"/>
        </w:rPr>
        <w:drawing>
          <wp:inline distT="0" distB="0" distL="0" distR="0">
            <wp:extent cx="7103745" cy="5486400"/>
            <wp:effectExtent l="25400" t="0" r="8255" b="0"/>
            <wp:docPr id="1" name="Picture 8" descr=":figures:genotype_contribution_network_stru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genotype_contribution_network_structure.pdf"/>
                    <pic:cNvPicPr>
                      <a:picLocks noChangeAspect="1" noChangeArrowheads="1"/>
                    </pic:cNvPicPr>
                  </pic:nvPicPr>
                  <pic:blipFill>
                    <a:blip r:embed="rId8"/>
                    <a:srcRect/>
                    <a:stretch>
                      <a:fillRect/>
                    </a:stretch>
                  </pic:blipFill>
                  <pic:spPr bwMode="auto">
                    <a:xfrm>
                      <a:off x="0" y="0"/>
                      <a:ext cx="7103745" cy="5486400"/>
                    </a:xfrm>
                    <a:prstGeom prst="rect">
                      <a:avLst/>
                    </a:prstGeom>
                    <a:noFill/>
                    <a:ln w="9525">
                      <a:noFill/>
                      <a:miter lim="800000"/>
                      <a:headEnd/>
                      <a:tailEnd/>
                    </a:ln>
                  </pic:spPr>
                </pic:pic>
              </a:graphicData>
            </a:graphic>
          </wp:inline>
        </w:drawing>
      </w:r>
      <w:r w:rsidR="00B627A6">
        <w:rPr>
          <w:rFonts w:ascii="Times New Roman" w:hAnsi="Times New Roman"/>
          <w:i/>
          <w:noProof/>
          <w:lang w:eastAsia="en-US"/>
        </w:rPr>
        <w:drawing>
          <wp:inline distT="0" distB="0" distL="0" distR="0">
            <wp:extent cx="7392660" cy="5713095"/>
            <wp:effectExtent l="0" t="0" r="0" b="0"/>
            <wp:docPr id="2" name="Picture 2" descr=":figures:genotype_gall_parasitoid_modu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genotype_gall_parasitoid_modules.pdf"/>
                    <pic:cNvPicPr>
                      <a:picLocks noChangeAspect="1" noChangeArrowheads="1"/>
                    </pic:cNvPicPr>
                  </pic:nvPicPr>
                  <pic:blipFill>
                    <a:blip r:embed="rId9"/>
                    <a:srcRect/>
                    <a:stretch>
                      <a:fillRect/>
                    </a:stretch>
                  </pic:blipFill>
                  <pic:spPr bwMode="auto">
                    <a:xfrm>
                      <a:off x="0" y="0"/>
                      <a:ext cx="7394894" cy="5714821"/>
                    </a:xfrm>
                    <a:prstGeom prst="rect">
                      <a:avLst/>
                    </a:prstGeom>
                    <a:noFill/>
                    <a:ln w="9525">
                      <a:noFill/>
                      <a:miter lim="800000"/>
                      <a:headEnd/>
                      <a:tailEnd/>
                    </a:ln>
                  </pic:spPr>
                </pic:pic>
              </a:graphicData>
            </a:graphic>
          </wp:inline>
        </w:drawing>
      </w:r>
    </w:p>
    <w:p w:rsidR="0023610C" w:rsidRDefault="001A3191" w:rsidP="006776CD">
      <w:pPr>
        <w:spacing w:line="480" w:lineRule="auto"/>
        <w:rPr>
          <w:rFonts w:ascii="Times New Roman" w:hAnsi="Times New Roman"/>
        </w:rPr>
        <w:sectPr w:rsidR="0023610C">
          <w:pgSz w:w="15842" w:h="12242" w:orient="landscape"/>
          <w:pgMar w:top="1797" w:right="1440" w:bottom="1797" w:left="1440" w:header="709" w:footer="709" w:gutter="0"/>
          <w:lnNumType w:countBy="1" w:restart="continuous"/>
          <w:cols w:space="708"/>
        </w:sectPr>
      </w:pPr>
      <w:r>
        <w:rPr>
          <w:rFonts w:ascii="Times New Roman" w:hAnsi="Times New Roman"/>
          <w:noProof/>
          <w:lang w:eastAsia="en-US"/>
        </w:rPr>
        <w:drawing>
          <wp:inline distT="0" distB="0" distL="0" distR="0">
            <wp:extent cx="7103745" cy="5486400"/>
            <wp:effectExtent l="25400" t="0" r="8255" b="0"/>
            <wp:docPr id="6" name="Picture 6" descr=":figures:parasitism_mechanis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parasitism_mechanisms.pdf"/>
                    <pic:cNvPicPr>
                      <a:picLocks noChangeAspect="1" noChangeArrowheads="1"/>
                    </pic:cNvPicPr>
                  </pic:nvPicPr>
                  <pic:blipFill>
                    <a:blip r:embed="rId10"/>
                    <a:srcRect/>
                    <a:stretch>
                      <a:fillRect/>
                    </a:stretch>
                  </pic:blipFill>
                  <pic:spPr bwMode="auto">
                    <a:xfrm>
                      <a:off x="0" y="0"/>
                      <a:ext cx="7103745" cy="5486400"/>
                    </a:xfrm>
                    <a:prstGeom prst="rect">
                      <a:avLst/>
                    </a:prstGeom>
                    <a:noFill/>
                    <a:ln w="9525">
                      <a:noFill/>
                      <a:miter lim="800000"/>
                      <a:headEnd/>
                      <a:tailEnd/>
                    </a:ln>
                  </pic:spPr>
                </pic:pic>
              </a:graphicData>
            </a:graphic>
          </wp:inline>
        </w:drawing>
      </w:r>
    </w:p>
    <w:p w:rsidR="00FE37A0" w:rsidRPr="00B627A6" w:rsidRDefault="00FE37A0" w:rsidP="006776CD">
      <w:pPr>
        <w:spacing w:line="480" w:lineRule="auto"/>
        <w:rPr>
          <w:rFonts w:ascii="Times New Roman" w:hAnsi="Times New Roman"/>
        </w:rPr>
      </w:pPr>
    </w:p>
    <w:sectPr w:rsidR="00FE37A0" w:rsidRPr="00B627A6" w:rsidSect="003F3715">
      <w:pgSz w:w="12240" w:h="15840"/>
      <w:pgMar w:top="1440" w:right="1797" w:bottom="1440" w:left="1797" w:header="709" w:footer="709" w:gutter="0"/>
      <w:lnNumType w:countBy="1" w:restart="continuous"/>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Gregory Crutsinger" w:date="2014-11-04T14:01:00Z" w:initials="GC">
    <w:p w:rsidR="00192897" w:rsidRDefault="00192897">
      <w:pPr>
        <w:pStyle w:val="CommentText"/>
      </w:pPr>
      <w:r>
        <w:rPr>
          <w:rStyle w:val="CommentReference"/>
        </w:rPr>
        <w:annotationRef/>
      </w:r>
      <w:r>
        <w:t>I will comment on this whenever the manuscript is together.</w:t>
      </w:r>
    </w:p>
  </w:comment>
  <w:comment w:id="11" w:author="Matthew Barbour" w:date="2014-11-04T14:01:00Z" w:initials="MB">
    <w:p w:rsidR="00192897" w:rsidRDefault="00192897">
      <w:pPr>
        <w:pStyle w:val="CommentText"/>
      </w:pPr>
      <w:r>
        <w:rPr>
          <w:rStyle w:val="CommentReference"/>
        </w:rPr>
        <w:annotationRef/>
      </w:r>
      <w:r>
        <w:t>Tentative abstract. Based heavily off the one I wrote for ESA&gt;</w:t>
      </w:r>
    </w:p>
  </w:comment>
  <w:comment w:id="13" w:author="Matthew Barbour" w:date="2014-11-04T14:01:00Z" w:initials="MB">
    <w:p w:rsidR="00192897" w:rsidRDefault="00192897">
      <w:pPr>
        <w:pStyle w:val="CommentText"/>
      </w:pPr>
      <w:r>
        <w:rPr>
          <w:rStyle w:val="CommentReference"/>
        </w:rPr>
        <w:annotationRef/>
      </w:r>
      <w:r>
        <w:t>Foods webs describe interactions among species, however, interactions ultimately occur between individuals within a community and it is unclear how these individual-level interactions scale up to influence aspects of food web structure that confer stability to systems.</w:t>
      </w:r>
    </w:p>
  </w:comment>
  <w:comment w:id="14" w:author="Matthew Barbour" w:date="2014-11-04T14:01:00Z" w:initials="MB">
    <w:p w:rsidR="00192897" w:rsidRDefault="00192897">
      <w:pPr>
        <w:pStyle w:val="CommentText"/>
      </w:pPr>
      <w:r>
        <w:rPr>
          <w:rStyle w:val="CommentReference"/>
        </w:rPr>
        <w:annotationRef/>
      </w:r>
      <w:r>
        <w:t>Does this make sense or is it too much? I was trying to think of a way to bring up genetic variation within the first paragraph. This is also a new way of conceptualizing food webs that has been given little consideration.</w:t>
      </w:r>
    </w:p>
  </w:comment>
  <w:comment w:id="18" w:author="Matthew Barbour" w:date="2014-11-04T14:01:00Z" w:initials="MB">
    <w:p w:rsidR="00192897" w:rsidRDefault="00192897">
      <w:pPr>
        <w:pStyle w:val="CommentText"/>
      </w:pPr>
      <w:r>
        <w:rPr>
          <w:rStyle w:val="CommentReference"/>
        </w:rPr>
        <w:annotationRef/>
      </w:r>
      <w:r>
        <w:t>Need to rework these two sentences.</w:t>
      </w:r>
    </w:p>
  </w:comment>
  <w:comment w:id="19" w:author="Matthew Barbour" w:date="2014-11-04T14:01:00Z" w:initials="MB">
    <w:p w:rsidR="00192897" w:rsidRDefault="00192897">
      <w:pPr>
        <w:pStyle w:val="CommentText"/>
      </w:pPr>
      <w:r>
        <w:rPr>
          <w:rStyle w:val="CommentReference"/>
        </w:rPr>
        <w:annotationRef/>
      </w:r>
      <w:r>
        <w:t>Maybe add some more. Need to blend into the justification for going to the genotype level.</w:t>
      </w:r>
    </w:p>
    <w:p w:rsidR="00192897" w:rsidRDefault="00192897">
      <w:pPr>
        <w:pStyle w:val="CommentText"/>
      </w:pPr>
    </w:p>
    <w:p w:rsidR="00192897" w:rsidRDefault="00192897">
      <w:pPr>
        <w:pStyle w:val="CommentText"/>
      </w:pPr>
      <w:r>
        <w:t>“However, we know little of the contribution of genetic and phenotypic variation to these aspects of network structure”.</w:t>
      </w:r>
    </w:p>
  </w:comment>
  <w:comment w:id="20" w:author="Matthew Barbour" w:date="2014-11-04T14:01:00Z" w:initials="MB">
    <w:p w:rsidR="00192897" w:rsidRDefault="00192897" w:rsidP="008C603B">
      <w:pPr>
        <w:widowControl w:val="0"/>
        <w:autoSpaceDE w:val="0"/>
        <w:autoSpaceDN w:val="0"/>
        <w:adjustRightInd w:val="0"/>
        <w:spacing w:line="480" w:lineRule="auto"/>
        <w:rPr>
          <w:rFonts w:ascii="Times New Roman" w:hAnsi="Times New Roman" w:cs="Times New Roman"/>
        </w:rPr>
      </w:pPr>
      <w:r>
        <w:rPr>
          <w:rStyle w:val="CommentReference"/>
        </w:rPr>
        <w:annotationRef/>
      </w:r>
      <w:r>
        <w:rPr>
          <w:rFonts w:ascii="Times New Roman" w:hAnsi="Times New Roman" w:cs="Times New Roman"/>
        </w:rPr>
        <w:t xml:space="preserve">P2: Community genetics -&gt; focus on the role of genetic variation in structuring communities. Often focus on a single </w:t>
      </w:r>
      <w:proofErr w:type="spellStart"/>
      <w:r>
        <w:rPr>
          <w:rFonts w:ascii="Times New Roman" w:hAnsi="Times New Roman" w:cs="Times New Roman"/>
        </w:rPr>
        <w:t>trophic</w:t>
      </w:r>
      <w:proofErr w:type="spellEnd"/>
      <w:r>
        <w:rPr>
          <w:rFonts w:ascii="Times New Roman" w:hAnsi="Times New Roman" w:cs="Times New Roman"/>
        </w:rPr>
        <w:t xml:space="preserve"> level, or single food chains, thereby ignoring the more complex suite of interactions. Incorporating this into community genetics will be important for predicting the eco evolutionary dynamics of food webs.</w:t>
      </w:r>
    </w:p>
    <w:p w:rsidR="00192897" w:rsidRDefault="00192897">
      <w:pPr>
        <w:pStyle w:val="CommentText"/>
      </w:pPr>
    </w:p>
  </w:comment>
  <w:comment w:id="25" w:author="Gregory Crutsinger" w:date="2014-11-04T14:01:00Z" w:initials="GC">
    <w:p w:rsidR="00192897" w:rsidRDefault="00192897">
      <w:pPr>
        <w:pStyle w:val="CommentText"/>
      </w:pPr>
      <w:r>
        <w:rPr>
          <w:rStyle w:val="CommentReference"/>
        </w:rPr>
        <w:annotationRef/>
      </w:r>
      <w:r>
        <w:t>I think by this point in the manuscript, you would have introduced network theory.  Therefore I would be more specific than the vague word ‘structure’.  So make the questions about modularity or interaction strength or whatever specific aspects of the network you are looking at.</w:t>
      </w:r>
    </w:p>
  </w:comment>
  <w:comment w:id="43" w:author="Mariano A. Rodriguez-Cabal" w:date="2014-11-04T14:01:00Z" w:initials="MARC">
    <w:p w:rsidR="00192897" w:rsidRDefault="00192897">
      <w:pPr>
        <w:pStyle w:val="CommentText"/>
      </w:pPr>
      <w:r>
        <w:rPr>
          <w:rStyle w:val="CommentReference"/>
        </w:rPr>
        <w:annotationRef/>
      </w:r>
      <w:r>
        <w:t xml:space="preserve">Can you put this into a question? </w:t>
      </w:r>
    </w:p>
    <w:p w:rsidR="00192897" w:rsidRDefault="00192897">
      <w:pPr>
        <w:pStyle w:val="CommentText"/>
      </w:pPr>
    </w:p>
    <w:p w:rsidR="00192897" w:rsidRDefault="00192897">
      <w:pPr>
        <w:pStyle w:val="CommentText"/>
      </w:pPr>
      <w:r>
        <w:t xml:space="preserve">I really like the outline of the results that you sent us in the mail. So, why not structure the ms based on that outline. </w:t>
      </w:r>
    </w:p>
  </w:comment>
  <w:comment w:id="60" w:author="Matthew Barbour" w:date="2014-11-04T14:01:00Z" w:initials="MB">
    <w:p w:rsidR="00192897" w:rsidRDefault="00192897">
      <w:pPr>
        <w:pStyle w:val="CommentText"/>
      </w:pPr>
      <w:r>
        <w:rPr>
          <w:rStyle w:val="CommentReference"/>
        </w:rPr>
        <w:annotationRef/>
      </w:r>
      <w:r>
        <w:t>Paragraph updated.</w:t>
      </w:r>
    </w:p>
  </w:comment>
  <w:comment w:id="61" w:author="Matthew Barbour" w:date="2014-11-04T14:01:00Z" w:initials="MB">
    <w:p w:rsidR="00192897" w:rsidRDefault="00192897">
      <w:pPr>
        <w:pStyle w:val="CommentText"/>
      </w:pPr>
      <w:r>
        <w:rPr>
          <w:rStyle w:val="CommentReference"/>
        </w:rPr>
        <w:annotationRef/>
      </w:r>
      <w:r>
        <w:t xml:space="preserve">I think this is a small but important distinction. I did collect all the species that induce closed-galls. The main reason why I think this is important is because it gives some justification for limiting my study to these </w:t>
      </w:r>
      <w:proofErr w:type="spellStart"/>
      <w:r>
        <w:t>gallers</w:t>
      </w:r>
      <w:proofErr w:type="spellEnd"/>
      <w:r>
        <w:t>.</w:t>
      </w:r>
    </w:p>
  </w:comment>
  <w:comment w:id="63" w:author="Matthew Barbour" w:date="2014-11-04T14:01:00Z" w:initials="MB">
    <w:p w:rsidR="00192897" w:rsidRDefault="00192897">
      <w:pPr>
        <w:pStyle w:val="CommentText"/>
      </w:pPr>
      <w:r>
        <w:rPr>
          <w:rStyle w:val="CommentReference"/>
        </w:rPr>
        <w:annotationRef/>
      </w:r>
      <w:r>
        <w:t>I think the fact that galls are sessile is important, but it is not what restricts their natural enemy community. It just makes it easier to build a quantitative food web.</w:t>
      </w:r>
    </w:p>
  </w:comment>
  <w:comment w:id="62" w:author="Gregory Crutsinger" w:date="2014-11-04T14:01:00Z" w:initials="GC">
    <w:p w:rsidR="00192897" w:rsidRDefault="00192897">
      <w:pPr>
        <w:pStyle w:val="CommentText"/>
      </w:pPr>
      <w:r>
        <w:rPr>
          <w:rStyle w:val="CommentReference"/>
        </w:rPr>
        <w:annotationRef/>
      </w:r>
      <w:r>
        <w:t xml:space="preserve">I think some where you need to state that the </w:t>
      </w:r>
      <w:proofErr w:type="spellStart"/>
      <w:r>
        <w:t>foodweb</w:t>
      </w:r>
      <w:proofErr w:type="spellEnd"/>
      <w:r>
        <w:t xml:space="preserve"> has not been well studied in this system and that you are publishing it here.  This description is actually new data you are presenting and readers should be aware of that.</w:t>
      </w:r>
    </w:p>
    <w:p w:rsidR="00192897" w:rsidRDefault="00192897">
      <w:pPr>
        <w:pStyle w:val="CommentText"/>
      </w:pPr>
    </w:p>
    <w:p w:rsidR="00192897" w:rsidRDefault="00192897">
      <w:pPr>
        <w:pStyle w:val="CommentText"/>
      </w:pPr>
      <w:r>
        <w:t>Its a strength of the paper, even if it goes in a supplement and you will need to describe your methods in the supplement.</w:t>
      </w:r>
    </w:p>
  </w:comment>
  <w:comment w:id="64" w:author="Matthew Barbour" w:date="2014-11-04T14:01:00Z" w:initials="MB">
    <w:p w:rsidR="00192897" w:rsidRDefault="00192897">
      <w:pPr>
        <w:pStyle w:val="CommentText"/>
      </w:pPr>
      <w:r>
        <w:rPr>
          <w:rStyle w:val="CommentReference"/>
        </w:rPr>
        <w:annotationRef/>
      </w:r>
      <w:r>
        <w:t>Good example of using a topic sentence to start off a methods paragraph</w:t>
      </w:r>
    </w:p>
  </w:comment>
  <w:comment w:id="65" w:author="Matthew Barbour" w:date="2014-11-04T14:01:00Z" w:initials="MB">
    <w:p w:rsidR="00192897" w:rsidRDefault="00192897">
      <w:pPr>
        <w:pStyle w:val="CommentText"/>
      </w:pPr>
      <w:r>
        <w:rPr>
          <w:rStyle w:val="CommentReference"/>
        </w:rPr>
        <w:annotationRef/>
      </w:r>
      <w:r>
        <w:t>This was a point brought up by the reviewer for the FE ms, so I think it would be useful to just state from the beginning. If anything, I think it strengthens my results by showing the degree of variation in the food web that can propagate up from different genotypes within a single population.</w:t>
      </w:r>
    </w:p>
  </w:comment>
  <w:comment w:id="66" w:author="Matthew Barbour" w:date="2014-11-04T14:01:00Z" w:initials="MB">
    <w:p w:rsidR="00192897" w:rsidRDefault="00192897">
      <w:pPr>
        <w:pStyle w:val="CommentText"/>
      </w:pPr>
      <w:r>
        <w:rPr>
          <w:rStyle w:val="CommentReference"/>
        </w:rPr>
        <w:annotationRef/>
      </w:r>
      <w:r>
        <w:t>Is this more clear now?</w:t>
      </w:r>
    </w:p>
  </w:comment>
  <w:comment w:id="67" w:author="Matthew Barbour" w:date="2014-11-04T14:01:00Z" w:initials="MB">
    <w:p w:rsidR="00192897" w:rsidRDefault="00192897">
      <w:pPr>
        <w:pStyle w:val="CommentText"/>
      </w:pPr>
      <w:r>
        <w:rPr>
          <w:rStyle w:val="CommentReference"/>
        </w:rPr>
        <w:annotationRef/>
      </w:r>
      <w:r>
        <w:t>Will address</w:t>
      </w:r>
    </w:p>
  </w:comment>
  <w:comment w:id="69" w:author="Matthew Barbour" w:date="2014-11-04T14:01:00Z" w:initials="MB">
    <w:p w:rsidR="00192897" w:rsidRDefault="00192897">
      <w:pPr>
        <w:pStyle w:val="CommentText"/>
      </w:pPr>
      <w:r>
        <w:rPr>
          <w:rStyle w:val="CommentReference"/>
        </w:rPr>
        <w:annotationRef/>
      </w:r>
      <w:r>
        <w:t>Will address</w:t>
      </w:r>
    </w:p>
  </w:comment>
  <w:comment w:id="71" w:author="Matthew Barbour" w:date="2014-11-04T14:01:00Z" w:initials="MB">
    <w:p w:rsidR="00192897" w:rsidRDefault="00192897">
      <w:pPr>
        <w:pStyle w:val="CommentText"/>
      </w:pPr>
      <w:r>
        <w:rPr>
          <w:rStyle w:val="CommentReference"/>
        </w:rPr>
        <w:annotationRef/>
      </w:r>
      <w:r>
        <w:t>Update as question changes.</w:t>
      </w:r>
    </w:p>
  </w:comment>
  <w:comment w:id="76" w:author="Matthew Barbour" w:date="2014-11-04T14:01:00Z" w:initials="MB">
    <w:p w:rsidR="00192897" w:rsidRDefault="00192897">
      <w:pPr>
        <w:pStyle w:val="CommentText"/>
      </w:pPr>
      <w:r>
        <w:rPr>
          <w:rStyle w:val="CommentReference"/>
        </w:rPr>
        <w:annotationRef/>
      </w:r>
      <w:r>
        <w:t>I need to introduce all aspects of network structure that I’m interested in discussing.</w:t>
      </w:r>
    </w:p>
  </w:comment>
  <w:comment w:id="79" w:author="Mariano A. Rodriguez-Cabal" w:date="2014-11-04T14:01:00Z" w:initials="MARC">
    <w:p w:rsidR="00192897" w:rsidRDefault="00192897">
      <w:pPr>
        <w:pStyle w:val="CommentText"/>
      </w:pPr>
      <w:r>
        <w:rPr>
          <w:rStyle w:val="CommentReference"/>
        </w:rPr>
        <w:annotationRef/>
      </w:r>
      <w:r>
        <w:t>Say this in plane words, I think this is ms is a really good contribution, so let’s put it in a friendly language, so everyone can understand it.</w:t>
      </w:r>
    </w:p>
  </w:comment>
  <w:comment w:id="80" w:author="Mariano A. Rodriguez-Cabal" w:date="2014-11-04T14:01:00Z" w:initials="MARC">
    <w:p w:rsidR="00192897" w:rsidRDefault="00192897">
      <w:pPr>
        <w:pStyle w:val="CommentText"/>
      </w:pPr>
      <w:r>
        <w:rPr>
          <w:rStyle w:val="CommentReference"/>
        </w:rPr>
        <w:annotationRef/>
      </w:r>
      <w:r>
        <w:t>I might be missing something here. See previous comment.</w:t>
      </w:r>
    </w:p>
  </w:comment>
  <w:comment w:id="81" w:author="Gregory Crutsinger" w:date="2014-11-04T14:01:00Z" w:initials="GC">
    <w:p w:rsidR="00192897" w:rsidRDefault="00192897">
      <w:pPr>
        <w:pStyle w:val="CommentText"/>
      </w:pPr>
      <w:r>
        <w:rPr>
          <w:rStyle w:val="CommentReference"/>
        </w:rPr>
        <w:annotationRef/>
      </w:r>
      <w:r>
        <w:t>If you say this above then you don’t need to repeat it again.</w:t>
      </w:r>
    </w:p>
  </w:comment>
  <w:comment w:id="86" w:author="Mariano A. Rodriguez-Cabal" w:date="2014-11-04T14:01:00Z" w:initials="MARC">
    <w:p w:rsidR="00192897" w:rsidRDefault="00192897">
      <w:pPr>
        <w:pStyle w:val="CommentText"/>
      </w:pPr>
      <w:r>
        <w:rPr>
          <w:rStyle w:val="CommentReference"/>
        </w:rPr>
        <w:annotationRef/>
      </w:r>
      <w:r>
        <w:t xml:space="preserve">Like this, just keep it simple. Say what is a node. </w:t>
      </w:r>
    </w:p>
  </w:comment>
  <w:comment w:id="87" w:author="Matthew Barbour" w:date="2014-11-04T14:01:00Z" w:initials="MB">
    <w:p w:rsidR="00192897" w:rsidRDefault="00192897">
      <w:pPr>
        <w:pStyle w:val="CommentText"/>
      </w:pPr>
      <w:r>
        <w:rPr>
          <w:rStyle w:val="CommentReference"/>
        </w:rPr>
        <w:annotationRef/>
      </w:r>
      <w:r>
        <w:t xml:space="preserve">I don’t think Figure 1 is what I should put here. Something else? Let me think about it some more. What about a more conceptual figure? </w:t>
      </w:r>
    </w:p>
    <w:p w:rsidR="00192897" w:rsidRDefault="00192897">
      <w:pPr>
        <w:pStyle w:val="CommentText"/>
      </w:pPr>
    </w:p>
    <w:p w:rsidR="00192897" w:rsidRDefault="00192897">
      <w:pPr>
        <w:pStyle w:val="CommentText"/>
      </w:pPr>
    </w:p>
    <w:p w:rsidR="00192897" w:rsidRDefault="00192897">
      <w:pPr>
        <w:pStyle w:val="CommentText"/>
      </w:pPr>
      <w:r>
        <w:t>MARIANO: Let's give a shoot at this.</w:t>
      </w:r>
    </w:p>
  </w:comment>
  <w:comment w:id="90" w:author="Mariano A. Rodriguez-Cabal" w:date="2014-11-04T14:01:00Z" w:initials="MARC">
    <w:p w:rsidR="00192897" w:rsidRDefault="00192897">
      <w:pPr>
        <w:pStyle w:val="CommentText"/>
      </w:pPr>
      <w:r>
        <w:rPr>
          <w:rStyle w:val="CommentReference"/>
        </w:rPr>
        <w:annotationRef/>
      </w:r>
      <w:r>
        <w:t xml:space="preserve">You should also </w:t>
      </w:r>
      <w:proofErr w:type="spellStart"/>
      <w:r>
        <w:t>explaing</w:t>
      </w:r>
      <w:proofErr w:type="spellEnd"/>
      <w:r>
        <w:t xml:space="preserve"> asymmetry here. Because, assymetry is one of the coolest results from your study.</w:t>
      </w:r>
    </w:p>
  </w:comment>
  <w:comment w:id="91" w:author="Gregory Crutsinger" w:date="2014-11-04T14:01:00Z" w:initials="GC">
    <w:p w:rsidR="00192897" w:rsidRDefault="00192897">
      <w:pPr>
        <w:pStyle w:val="CommentText"/>
      </w:pPr>
      <w:r>
        <w:rPr>
          <w:rStyle w:val="CommentReference"/>
        </w:rPr>
        <w:annotationRef/>
      </w:r>
      <w:r>
        <w:t xml:space="preserve">How does </w:t>
      </w:r>
      <w:proofErr w:type="spellStart"/>
      <w:r>
        <w:t>Jordi</w:t>
      </w:r>
      <w:proofErr w:type="spellEnd"/>
      <w:r>
        <w:t xml:space="preserve"> introduce this terminology in his papers?  I agree with Mariano that you basically launch into a lot of terminology that most readers (i.e. Kailen Mooney) are not going to be familiar with. I think you can keep the terminology, but you will need to explain it in a simple, but concise manner.  You don't want to overdue it.  Perhaps you can create a conceptual figure that would facilitate what you are trying to do in your study but show readers what it looks like in graphical form?</w:t>
      </w:r>
    </w:p>
  </w:comment>
  <w:comment w:id="89" w:author="Mariano A. Rodriguez-Cabal" w:date="2014-11-04T14:01:00Z" w:initials="MARC">
    <w:p w:rsidR="00192897" w:rsidRDefault="00192897">
      <w:pPr>
        <w:pStyle w:val="CommentText"/>
      </w:pPr>
      <w:r>
        <w:rPr>
          <w:rStyle w:val="CommentReference"/>
        </w:rPr>
        <w:annotationRef/>
      </w:r>
      <w:r>
        <w:t xml:space="preserve">You can start this using this sentences. For example: “Typically bipartite ecological networks include two set of </w:t>
      </w:r>
      <w:r w:rsidRPr="002703D0">
        <w:t xml:space="preserve">nodes (i.e. </w:t>
      </w:r>
      <w:r>
        <w:t>plants and pollinators, plant-seed-dispersers</w:t>
      </w:r>
      <w:r w:rsidRPr="002703D0">
        <w:t>), links between the nodes (i.e. species interactions) and the strength</w:t>
      </w:r>
      <w:r>
        <w:t>s of those interactions"</w:t>
      </w:r>
    </w:p>
  </w:comment>
  <w:comment w:id="93" w:author="Matthew Barbour" w:date="2014-11-04T14:01:00Z" w:initials="MB">
    <w:p w:rsidR="00192897" w:rsidRDefault="00192897">
      <w:pPr>
        <w:pStyle w:val="CommentText"/>
      </w:pPr>
      <w:r>
        <w:rPr>
          <w:rStyle w:val="CommentReference"/>
        </w:rPr>
        <w:annotationRef/>
      </w:r>
      <w:r>
        <w:t xml:space="preserve">I agree with Greg. I’d like </w:t>
      </w:r>
      <w:proofErr w:type="spellStart"/>
      <w:r>
        <w:t>Jordi’s</w:t>
      </w:r>
      <w:proofErr w:type="spellEnd"/>
      <w:r>
        <w:t xml:space="preserve"> input before I move this to an Appendix. Virtually every good network paper I read gives some of the mathematical details. This is why I included these details in the first place.</w:t>
      </w:r>
    </w:p>
  </w:comment>
  <w:comment w:id="94" w:author="Matthew Barbour" w:date="2014-11-04T14:01:00Z" w:initials="MB">
    <w:p w:rsidR="00192897" w:rsidRDefault="00192897">
      <w:pPr>
        <w:pStyle w:val="CommentText"/>
      </w:pPr>
      <w:r>
        <w:rPr>
          <w:rStyle w:val="CommentReference"/>
        </w:rPr>
        <w:annotationRef/>
      </w:r>
      <w:r>
        <w:t>Kind of. Let me think how I want to rephrase it.</w:t>
      </w:r>
    </w:p>
  </w:comment>
  <w:comment w:id="98" w:author="Mariano A. Rodriguez-Cabal" w:date="2014-11-04T14:01:00Z" w:initials="MARC">
    <w:p w:rsidR="00192897" w:rsidRDefault="00192897">
      <w:pPr>
        <w:pStyle w:val="CommentText"/>
      </w:pPr>
      <w:r>
        <w:rPr>
          <w:rStyle w:val="CommentReference"/>
        </w:rPr>
        <w:annotationRef/>
      </w:r>
      <w:r>
        <w:t>It is key for the common reader (those that are not experts in networks) to understand this. Because of the asymmetry results. So, you can give a dummy example here. But this should be really clear.</w:t>
      </w:r>
    </w:p>
  </w:comment>
  <w:comment w:id="102" w:author="Mariano A. Rodriguez-Cabal" w:date="2014-11-04T14:01:00Z" w:initials="MARC">
    <w:p w:rsidR="00192897" w:rsidRDefault="00192897">
      <w:pPr>
        <w:pStyle w:val="CommentText"/>
      </w:pPr>
      <w:r>
        <w:rPr>
          <w:rStyle w:val="CommentReference"/>
        </w:rPr>
        <w:annotationRef/>
      </w:r>
      <w:r>
        <w:t>Can you say species here?</w:t>
      </w:r>
    </w:p>
  </w:comment>
  <w:comment w:id="103" w:author="Gregory Crutsinger" w:date="2014-11-04T14:01:00Z" w:initials="GC">
    <w:p w:rsidR="00192897" w:rsidRDefault="00192897">
      <w:pPr>
        <w:pStyle w:val="CommentText"/>
      </w:pPr>
      <w:r>
        <w:rPr>
          <w:rStyle w:val="CommentReference"/>
        </w:rPr>
        <w:annotationRef/>
      </w:r>
      <w:r>
        <w:t xml:space="preserve">To address Mariano’s </w:t>
      </w:r>
      <w:proofErr w:type="spellStart"/>
      <w:r>
        <w:t>oncern</w:t>
      </w:r>
      <w:proofErr w:type="spellEnd"/>
      <w:r>
        <w:t>, I would add some clarification in plant-herbivore terminology somewhere in the paragraph (maybe at the end) that relates the network concepts back to what might be observed the field (i.e. how genotypes, galls, or parasitoids might vary in a way that will influence nodes, links, and Q).</w:t>
      </w:r>
    </w:p>
  </w:comment>
  <w:comment w:id="107" w:author="Mariano A. Rodriguez-Cabal" w:date="2014-11-04T14:01:00Z" w:initials="MARC">
    <w:p w:rsidR="00192897" w:rsidRDefault="00192897">
      <w:pPr>
        <w:pStyle w:val="CommentText"/>
      </w:pPr>
      <w:r>
        <w:rPr>
          <w:rStyle w:val="CommentReference"/>
        </w:rPr>
        <w:annotationRef/>
      </w:r>
      <w:r>
        <w:t>Can you say species interactions here?</w:t>
      </w:r>
    </w:p>
  </w:comment>
  <w:comment w:id="109" w:author="Mariano A. Rodriguez-Cabal" w:date="2014-11-04T14:01:00Z" w:initials="MARC">
    <w:p w:rsidR="00192897" w:rsidRDefault="00192897">
      <w:pPr>
        <w:pStyle w:val="CommentText"/>
      </w:pPr>
      <w:r>
        <w:rPr>
          <w:rStyle w:val="CommentReference"/>
        </w:rPr>
        <w:annotationRef/>
      </w:r>
      <w:r>
        <w:t>Is it not the same? Are you not missing the strength of the interactions?</w:t>
      </w:r>
    </w:p>
  </w:comment>
  <w:comment w:id="113" w:author="Gregory Crutsinger" w:date="2014-11-04T14:01:00Z" w:initials="GC">
    <w:p w:rsidR="00192897" w:rsidRDefault="00192897">
      <w:pPr>
        <w:pStyle w:val="CommentText"/>
      </w:pPr>
      <w:r>
        <w:rPr>
          <w:rStyle w:val="CommentReference"/>
        </w:rPr>
        <w:annotationRef/>
      </w:r>
      <w:r>
        <w:t xml:space="preserve">Again, a </w:t>
      </w:r>
      <w:proofErr w:type="spellStart"/>
      <w:r>
        <w:t>multipanel</w:t>
      </w:r>
      <w:proofErr w:type="spellEnd"/>
      <w:r>
        <w:t xml:space="preserve"> conceptual figure might be helpful here, even if it goes in the supplement.</w:t>
      </w:r>
    </w:p>
  </w:comment>
  <w:comment w:id="115" w:author="Gregory Crutsinger" w:date="2014-11-04T14:01:00Z" w:initials="GC">
    <w:p w:rsidR="00192897" w:rsidRDefault="00192897">
      <w:pPr>
        <w:pStyle w:val="CommentText"/>
      </w:pPr>
      <w:r>
        <w:rPr>
          <w:rStyle w:val="CommentReference"/>
        </w:rPr>
        <w:annotationRef/>
      </w:r>
      <w:r>
        <w:t>Which would be?</w:t>
      </w:r>
    </w:p>
  </w:comment>
  <w:comment w:id="201" w:author="Gregory Crutsinger" w:date="2014-11-04T14:01:00Z" w:initials="GC">
    <w:p w:rsidR="00192897" w:rsidRDefault="00192897">
      <w:pPr>
        <w:pStyle w:val="CommentText"/>
      </w:pPr>
      <w:r>
        <w:rPr>
          <w:rStyle w:val="CommentReference"/>
        </w:rPr>
        <w:annotationRef/>
      </w:r>
      <w:r>
        <w:t>Definitely move the gall size stuff from above down here.</w:t>
      </w:r>
    </w:p>
  </w:comment>
  <w:comment w:id="203" w:author="Gregory Crutsinger" w:date="2014-11-04T14:01:00Z" w:initials="GC">
    <w:p w:rsidR="00192897" w:rsidRDefault="00192897">
      <w:pPr>
        <w:pStyle w:val="CommentText"/>
      </w:pPr>
      <w:r>
        <w:rPr>
          <w:rStyle w:val="CommentReference"/>
        </w:rPr>
        <w:annotationRef/>
      </w:r>
      <w:r>
        <w:t>You might have to expand this in detail. Reference back to your prior work and expand a bit of the detail on the traits that were measure.</w:t>
      </w:r>
    </w:p>
  </w:comment>
  <w:comment w:id="205" w:author="Gregory Crutsinger" w:date="2014-11-04T14:01:00Z" w:initials="GC">
    <w:p w:rsidR="00192897" w:rsidRDefault="00192897">
      <w:pPr>
        <w:pStyle w:val="CommentText"/>
      </w:pPr>
      <w:r>
        <w:rPr>
          <w:rStyle w:val="CommentReference"/>
        </w:rPr>
        <w:annotationRef/>
      </w:r>
      <w:r>
        <w:t>More detail needed.</w:t>
      </w:r>
    </w:p>
  </w:comment>
  <w:comment w:id="206" w:author="Gregory Crutsinger" w:date="2014-11-04T14:01:00Z" w:initials="GC">
    <w:p w:rsidR="00192897" w:rsidRDefault="00192897">
      <w:pPr>
        <w:pStyle w:val="CommentText"/>
      </w:pPr>
      <w:r>
        <w:rPr>
          <w:rStyle w:val="CommentReference"/>
        </w:rPr>
        <w:annotationRef/>
      </w:r>
      <w:r>
        <w:t>This doesn’t make much sense to me at the moment</w:t>
      </w:r>
      <w:proofErr w:type="gramStart"/>
      <w:r>
        <w:t>..</w:t>
      </w:r>
      <w:proofErr w:type="gramEnd"/>
      <w:r>
        <w:t xml:space="preserve">  It seems like gall size is a plant trait.  It makes more sense to me to look at the plant traits that </w:t>
      </w:r>
      <w:proofErr w:type="spellStart"/>
      <w:r>
        <w:t>gallers</w:t>
      </w:r>
      <w:proofErr w:type="spellEnd"/>
      <w:r>
        <w:t xml:space="preserve"> might be cueing in on for initial establishment (i.e. what predicts gall abundance), then look at the heritability of gall density and gall size as predictors of the networks.  </w:t>
      </w:r>
    </w:p>
    <w:p w:rsidR="00192897" w:rsidRDefault="00192897">
      <w:pPr>
        <w:pStyle w:val="CommentText"/>
      </w:pPr>
    </w:p>
    <w:p w:rsidR="00192897" w:rsidRDefault="00192897">
      <w:pPr>
        <w:pStyle w:val="CommentText"/>
      </w:pPr>
      <w:r>
        <w:t xml:space="preserve">Wait, don’t you already know which traits predict gall density from your last paper?  You might just consider sticking to the broad sense heritability of gall density and size and how they predict the networks.  This seems like enough to me to make the links between plant genetic variation and networks. </w:t>
      </w:r>
    </w:p>
    <w:p w:rsidR="00192897" w:rsidRDefault="00192897">
      <w:pPr>
        <w:pStyle w:val="CommentText"/>
      </w:pPr>
      <w:r>
        <w:t xml:space="preserve"> </w:t>
      </w:r>
    </w:p>
  </w:comment>
  <w:comment w:id="210" w:author="Gregory Crutsinger" w:date="2014-11-04T14:01:00Z" w:initials="GC">
    <w:p w:rsidR="00192897" w:rsidRDefault="00192897">
      <w:pPr>
        <w:pStyle w:val="CommentText"/>
      </w:pPr>
      <w:r>
        <w:rPr>
          <w:rStyle w:val="CommentReference"/>
        </w:rPr>
        <w:annotationRef/>
      </w:r>
      <w:r>
        <w:t>I see, you also want these traits as well.</w:t>
      </w:r>
    </w:p>
  </w:comment>
  <w:comment w:id="211" w:author="Gregory Crutsinger" w:date="2014-11-04T14:01:00Z" w:initials="GC">
    <w:p w:rsidR="00192897" w:rsidRDefault="00192897">
      <w:pPr>
        <w:pStyle w:val="CommentText"/>
      </w:pPr>
      <w:r>
        <w:rPr>
          <w:rStyle w:val="CommentReference"/>
        </w:rPr>
        <w:annotationRef/>
      </w:r>
      <w:r>
        <w:t>This whole section is going to need some work.</w:t>
      </w:r>
    </w:p>
  </w:comment>
  <w:comment w:id="212" w:author="Matthew Barbour" w:date="2014-11-04T14:01:00Z" w:initials="MB">
    <w:p w:rsidR="00192897" w:rsidRDefault="00192897">
      <w:pPr>
        <w:pStyle w:val="CommentText"/>
      </w:pPr>
      <w:r>
        <w:rPr>
          <w:rStyle w:val="CommentReference"/>
        </w:rPr>
        <w:annotationRef/>
      </w:r>
      <w:r>
        <w:t>I’d be interested to here whether you like this current structure or whether an alternative structure where I talk first about the gall community and the mechanisms (plant traits) underlying there responses, followed by the herbivore-parasitoid network responses to plant genotype and then the mechanisms underlying this.</w:t>
      </w:r>
    </w:p>
  </w:comment>
  <w:comment w:id="213" w:author="Gregory Crutsinger" w:date="2014-11-04T14:01:00Z" w:initials="GC">
    <w:p w:rsidR="00192897" w:rsidRDefault="00192897">
      <w:pPr>
        <w:pStyle w:val="CommentText"/>
      </w:pPr>
      <w:r>
        <w:rPr>
          <w:rStyle w:val="CommentReference"/>
        </w:rPr>
        <w:annotationRef/>
      </w:r>
      <w:r>
        <w:t xml:space="preserve">Makes more sense to me to get to the good stuff first (genotype-gall-parasitoids) and talk about </w:t>
      </w:r>
      <w:proofErr w:type="spellStart"/>
      <w:r>
        <w:t>nitty</w:t>
      </w:r>
      <w:proofErr w:type="spellEnd"/>
      <w:r>
        <w:t xml:space="preserve"> gritty detail of the mechanisms last. WHy make readers wait?  Especially if you want to try Ecology Letters.</w:t>
      </w:r>
    </w:p>
  </w:comment>
  <w:comment w:id="217" w:author="Matthew Barbour" w:date="2014-11-04T14:01:00Z" w:initials="MB">
    <w:p w:rsidR="00192897" w:rsidRDefault="00192897">
      <w:pPr>
        <w:pStyle w:val="CommentText"/>
      </w:pPr>
      <w:r>
        <w:rPr>
          <w:rStyle w:val="CommentReference"/>
        </w:rPr>
        <w:annotationRef/>
      </w:r>
      <w:r>
        <w:t>Focus on the variation in total and complementary contributions to network architecture. Should link to Fig. 1</w:t>
      </w:r>
    </w:p>
  </w:comment>
  <w:comment w:id="227" w:author="Mariano A. Rodriguez-Cabal" w:date="2014-11-04T14:01:00Z" w:initials="MARC">
    <w:p w:rsidR="00192897" w:rsidRDefault="00192897">
      <w:pPr>
        <w:pStyle w:val="CommentText"/>
      </w:pPr>
      <w:r>
        <w:rPr>
          <w:rStyle w:val="CommentReference"/>
        </w:rPr>
        <w:annotationRef/>
      </w:r>
      <w:r>
        <w:t>Can you call this Plant-herbivore network?</w:t>
      </w:r>
    </w:p>
  </w:comment>
  <w:comment w:id="229" w:author="Mariano A. Rodriguez-Cabal" w:date="2014-11-04T14:01:00Z" w:initials="MARC">
    <w:p w:rsidR="00192897" w:rsidRDefault="00192897">
      <w:pPr>
        <w:pStyle w:val="CommentText"/>
      </w:pPr>
      <w:r>
        <w:rPr>
          <w:rStyle w:val="CommentReference"/>
        </w:rPr>
        <w:annotationRef/>
      </w:r>
      <w:r>
        <w:t xml:space="preserve">Used the common name, just for the plant. </w:t>
      </w:r>
    </w:p>
  </w:comment>
  <w:comment w:id="232" w:author="Mariano A. Rodriguez-Cabal" w:date="2014-11-04T14:01:00Z" w:initials="MARC">
    <w:p w:rsidR="00192897" w:rsidRDefault="00192897">
      <w:pPr>
        <w:pStyle w:val="CommentText"/>
      </w:pPr>
      <w:r>
        <w:rPr>
          <w:rStyle w:val="CommentReference"/>
        </w:rPr>
        <w:annotationRef/>
      </w:r>
      <w:proofErr w:type="spellStart"/>
      <w:proofErr w:type="gramStart"/>
      <w:r>
        <w:t>df</w:t>
      </w:r>
      <w:proofErr w:type="spellEnd"/>
      <w:proofErr w:type="gramEnd"/>
      <w:r>
        <w:t>??</w:t>
      </w:r>
    </w:p>
  </w:comment>
  <w:comment w:id="240" w:author="Mariano A. Rodriguez-Cabal" w:date="2014-11-04T14:01:00Z" w:initials="MARC">
    <w:p w:rsidR="00192897" w:rsidRDefault="00192897">
      <w:pPr>
        <w:pStyle w:val="CommentText"/>
      </w:pPr>
      <w:r>
        <w:rPr>
          <w:rStyle w:val="CommentReference"/>
        </w:rPr>
        <w:annotationRef/>
      </w:r>
      <w:r>
        <w:t xml:space="preserve">You have many players here, so lead the reader. Thus, why I think using the common name for the plant, and then saying if it is a gall or a parasitoid. </w:t>
      </w:r>
    </w:p>
  </w:comment>
  <w:comment w:id="246" w:author="Gregory Crutsinger" w:date="2014-11-04T14:01:00Z" w:initials="GC">
    <w:p w:rsidR="00192897" w:rsidRDefault="00192897">
      <w:pPr>
        <w:pStyle w:val="CommentText"/>
      </w:pPr>
      <w:r>
        <w:rPr>
          <w:rStyle w:val="CommentReference"/>
        </w:rPr>
        <w:annotationRef/>
      </w:r>
      <w:r>
        <w:t xml:space="preserve">Hmm…not sure I like this whole paragraph.  I would combine this one with the next paragraph under a complete “network section” to make it all about the herbivore parasitoid network.  I think what seems odd is that you introduce all this network terminology in the methods, but then jump right back into plant-herbivore terminology at the very start of the results.  The first sentence of the results should be something akin to “Host-plant genetic variation resulted in variation in associated </w:t>
      </w:r>
      <w:r>
        <w:rPr>
          <w:rFonts w:ascii="Times New Roman" w:hAnsi="Times New Roman"/>
        </w:rPr>
        <w:t>gall</w:t>
      </w:r>
      <w:r w:rsidRPr="0042058D">
        <w:rPr>
          <w:rFonts w:ascii="Times New Roman" w:hAnsi="Times New Roman"/>
        </w:rPr>
        <w:t>-parasitoid network</w:t>
      </w:r>
      <w:r>
        <w:rPr>
          <w:rFonts w:ascii="Times New Roman" w:hAnsi="Times New Roman"/>
        </w:rPr>
        <w:t>s”. Then go into how the herbivores, parasitoids, and their interaction varied among clones.</w:t>
      </w:r>
    </w:p>
  </w:comment>
  <w:comment w:id="273" w:author="Mariano A. Rodriguez-Cabal" w:date="2014-11-04T14:01:00Z" w:initials="MARC">
    <w:p w:rsidR="00192897" w:rsidRDefault="00192897">
      <w:pPr>
        <w:pStyle w:val="CommentText"/>
      </w:pPr>
      <w:r>
        <w:rPr>
          <w:rStyle w:val="CommentReference"/>
        </w:rPr>
        <w:annotationRef/>
      </w:r>
      <w:r>
        <w:t>Move to discussion???</w:t>
      </w:r>
    </w:p>
  </w:comment>
  <w:comment w:id="283" w:author="Mariano A. Rodriguez-Cabal" w:date="2014-11-04T14:01:00Z" w:initials="MARC">
    <w:p w:rsidR="00192897" w:rsidRDefault="00192897">
      <w:pPr>
        <w:pStyle w:val="CommentText"/>
      </w:pPr>
      <w:r>
        <w:rPr>
          <w:rStyle w:val="CommentReference"/>
        </w:rPr>
        <w:annotationRef/>
      </w:r>
      <w:r>
        <w:t>THIS IS A REALLY COOL RESULT!</w:t>
      </w:r>
    </w:p>
  </w:comment>
  <w:comment w:id="315" w:author="Gregory Crutsinger" w:date="2014-11-04T14:01:00Z" w:initials="GC">
    <w:p w:rsidR="00192897" w:rsidRDefault="00192897">
      <w:pPr>
        <w:pStyle w:val="CommentText"/>
      </w:pPr>
      <w:r>
        <w:rPr>
          <w:rStyle w:val="CommentReference"/>
        </w:rPr>
        <w:annotationRef/>
      </w:r>
      <w:r>
        <w:t>Vague. Do you mean they aren’t related?</w:t>
      </w:r>
    </w:p>
  </w:comment>
  <w:comment w:id="321" w:author="Matthew Barbour" w:date="2014-11-04T14:01:00Z" w:initials="MB">
    <w:p w:rsidR="00192897" w:rsidRDefault="00192897">
      <w:pPr>
        <w:pStyle w:val="CommentText"/>
      </w:pPr>
      <w:r>
        <w:rPr>
          <w:rStyle w:val="CommentReference"/>
        </w:rPr>
        <w:annotationRef/>
      </w:r>
      <w:r>
        <w:t>Need to input table with these herbivore-trait associations.</w:t>
      </w:r>
    </w:p>
  </w:comment>
  <w:comment w:id="322" w:author="Gregory Crutsinger" w:date="2014-11-04T14:01:00Z" w:initials="GC">
    <w:p w:rsidR="00192897" w:rsidRDefault="00192897">
      <w:pPr>
        <w:pStyle w:val="CommentText"/>
      </w:pPr>
      <w:r>
        <w:rPr>
          <w:rStyle w:val="CommentReference"/>
        </w:rPr>
        <w:annotationRef/>
      </w:r>
      <w:r>
        <w:t>Can’t we use your prior study for this and just talk about it in the discussion?</w:t>
      </w:r>
    </w:p>
  </w:comment>
  <w:comment w:id="324" w:author="Matthew Barbour" w:date="2014-11-04T14:01:00Z" w:initials="MB">
    <w:p w:rsidR="00192897" w:rsidRDefault="00192897">
      <w:pPr>
        <w:pStyle w:val="CommentText"/>
      </w:pPr>
      <w:r>
        <w:rPr>
          <w:rStyle w:val="CommentReference"/>
        </w:rPr>
        <w:annotationRef/>
      </w:r>
      <w:r>
        <w:t>Need to make it clear that the traits underlying variation in gall size are different than those that affect gall density.</w:t>
      </w:r>
    </w:p>
    <w:p w:rsidR="00192897" w:rsidRDefault="00192897">
      <w:pPr>
        <w:pStyle w:val="CommentText"/>
      </w:pPr>
    </w:p>
    <w:p w:rsidR="00192897" w:rsidRDefault="00192897">
      <w:pPr>
        <w:pStyle w:val="CommentText"/>
      </w:pPr>
    </w:p>
    <w:p w:rsidR="00192897" w:rsidRDefault="00192897">
      <w:pPr>
        <w:pStyle w:val="CommentText"/>
      </w:pPr>
      <w:r w:rsidRPr="00B15315">
        <w:rPr>
          <w:highlight w:val="yellow"/>
        </w:rPr>
        <w:t xml:space="preserve">MARIANO: YES!!!! Do you only have results for gall size for </w:t>
      </w:r>
      <w:proofErr w:type="spellStart"/>
      <w:r w:rsidRPr="00B15315">
        <w:rPr>
          <w:highlight w:val="yellow"/>
        </w:rPr>
        <w:t>Iteomyia</w:t>
      </w:r>
      <w:proofErr w:type="spellEnd"/>
      <w:r w:rsidRPr="00B15315">
        <w:rPr>
          <w:highlight w:val="yellow"/>
        </w:rPr>
        <w:t>?</w:t>
      </w:r>
      <w:r>
        <w:t xml:space="preserve"> </w:t>
      </w:r>
    </w:p>
  </w:comment>
  <w:comment w:id="325" w:author="Gregory Crutsinger" w:date="2014-11-04T14:01:00Z" w:initials="GC">
    <w:p w:rsidR="00192897" w:rsidRDefault="00192897">
      <w:pPr>
        <w:pStyle w:val="CommentText"/>
      </w:pPr>
      <w:r>
        <w:rPr>
          <w:rStyle w:val="CommentReference"/>
        </w:rPr>
        <w:annotationRef/>
      </w:r>
      <w:r>
        <w:t xml:space="preserve"> I think chop the above part and go right into this. But I can be convinced otherwise.  I just thing you already did all the plant trait associations in the last paper, so why recreate it here when you could be focusing on the other interactions between galls and parasitoids?</w:t>
      </w:r>
    </w:p>
  </w:comment>
  <w:comment w:id="342" w:author="Matthew Barbour" w:date="2014-11-04T14:01:00Z" w:initials="MB">
    <w:p w:rsidR="00192897" w:rsidRDefault="00192897">
      <w:pPr>
        <w:pStyle w:val="CommentText"/>
      </w:pPr>
      <w:r>
        <w:rPr>
          <w:rStyle w:val="CommentReference"/>
        </w:rPr>
        <w:annotationRef/>
      </w:r>
      <w:r>
        <w:t>Figure legend is bad and so are the colors (which I don’t intend to use), but let me know if you like this sort of display and thinks it makes sense with the manuscript.</w:t>
      </w:r>
    </w:p>
  </w:comment>
  <w:comment w:id="343" w:author="Matthew Barbour" w:date="2014-11-04T14:01:00Z" w:initials="MB">
    <w:p w:rsidR="00192897" w:rsidRDefault="00192897">
      <w:pPr>
        <w:pStyle w:val="CommentText"/>
      </w:pPr>
      <w:r>
        <w:rPr>
          <w:rStyle w:val="CommentReference"/>
        </w:rPr>
        <w:annotationRef/>
      </w:r>
      <w:r>
        <w:t>I know the figures should be split like this, but I didn’t have enough time to join them together in R.</w:t>
      </w:r>
    </w:p>
    <w:p w:rsidR="00192897" w:rsidRDefault="00192897">
      <w:pPr>
        <w:pStyle w:val="CommentText"/>
      </w:pPr>
    </w:p>
    <w:p w:rsidR="00192897" w:rsidRDefault="00192897">
      <w:pPr>
        <w:pStyle w:val="CommentText"/>
      </w:pPr>
      <w:r w:rsidRPr="002A2DAF">
        <w:rPr>
          <w:highlight w:val="yellow"/>
        </w:rPr>
        <w:t>MARIANO: Genotypes should be in the x-axis, following the format of the other figures.</w:t>
      </w:r>
    </w:p>
  </w:comment>
  <w:comment w:id="344" w:author="Mariano A. Rodriguez-Cabal" w:date="2014-11-04T14:01:00Z" w:initials="MARC">
    <w:p w:rsidR="00192897" w:rsidRDefault="00192897">
      <w:pPr>
        <w:pStyle w:val="CommentText"/>
      </w:pPr>
      <w:r>
        <w:rPr>
          <w:rStyle w:val="CommentReference"/>
        </w:rPr>
        <w:annotationRef/>
      </w:r>
      <w:r>
        <w:t xml:space="preserve">I really like this figure. We should think a little bit more about the patterns that arrived from the figure. </w:t>
      </w:r>
    </w:p>
  </w:comment>
  <w:comment w:id="345" w:author="Mariano A. Rodriguez-Cabal" w:date="2014-11-04T14:01:00Z" w:initials="MARC">
    <w:p w:rsidR="00192897" w:rsidRDefault="00192897">
      <w:pPr>
        <w:pStyle w:val="CommentText"/>
      </w:pPr>
      <w:r>
        <w:rPr>
          <w:rStyle w:val="CommentReference"/>
        </w:rPr>
        <w:annotationRef/>
      </w:r>
      <w:r>
        <w:t xml:space="preserve">You do not need this, because you will have the drawings. </w:t>
      </w:r>
    </w:p>
  </w:comment>
  <w:comment w:id="346" w:author="Matthew Barbour" w:date="2014-11-04T14:01:00Z" w:initials="MB">
    <w:p w:rsidR="00192897" w:rsidRDefault="00192897">
      <w:pPr>
        <w:pStyle w:val="CommentText"/>
      </w:pPr>
      <w:r>
        <w:rPr>
          <w:rStyle w:val="CommentReference"/>
        </w:rPr>
        <w:annotationRef/>
      </w:r>
      <w:r>
        <w:t>I don’t know how keen Greg is on the different drawings. He told me that he thinks it may be better to simply have the names, but we can decide later.</w:t>
      </w:r>
    </w:p>
    <w:p w:rsidR="00192897" w:rsidRDefault="00192897">
      <w:pPr>
        <w:pStyle w:val="CommentText"/>
      </w:pPr>
    </w:p>
    <w:p w:rsidR="00192897" w:rsidRDefault="00192897">
      <w:pPr>
        <w:pStyle w:val="CommentText"/>
      </w:pPr>
    </w:p>
    <w:p w:rsidR="00192897" w:rsidRDefault="00192897">
      <w:pPr>
        <w:pStyle w:val="CommentText"/>
      </w:pPr>
      <w:r w:rsidRPr="002A2DAF">
        <w:rPr>
          <w:highlight w:val="yellow"/>
        </w:rPr>
        <w:t>MARIANO: We MUST have the drawings. If Greg is swamped with work, I can ask my brother, he made the ones for the PNAS. If we add the drawings the figure is AMAZING, ECOL LETTER quality!!!!</w:t>
      </w:r>
    </w:p>
  </w:comment>
  <w:comment w:id="347" w:author="Matthew Barbour" w:date="2014-11-04T14:01:00Z" w:initials="MB">
    <w:p w:rsidR="00192897" w:rsidRDefault="00192897">
      <w:pPr>
        <w:pStyle w:val="CommentText"/>
      </w:pPr>
      <w:r>
        <w:rPr>
          <w:rStyle w:val="CommentReference"/>
        </w:rPr>
        <w:annotationRef/>
      </w:r>
      <w:r>
        <w:t>I recognize this is a horrible legend, but you should be able to get the gist from the plot.</w:t>
      </w:r>
    </w:p>
    <w:p w:rsidR="00192897" w:rsidRDefault="00192897">
      <w:pPr>
        <w:pStyle w:val="CommentText"/>
      </w:pPr>
    </w:p>
    <w:p w:rsidR="00192897" w:rsidRDefault="00192897">
      <w:pPr>
        <w:pStyle w:val="CommentText"/>
      </w:pPr>
      <w:r>
        <w:t>I know I shouldn’t have these plots in color, but what do you think of this type of figure in illustrating the patterns? It is tough to display interactions between 2 continuous variables any other way.</w:t>
      </w:r>
    </w:p>
    <w:p w:rsidR="00192897" w:rsidRDefault="00192897">
      <w:pPr>
        <w:pStyle w:val="CommentText"/>
      </w:pPr>
    </w:p>
  </w:comment>
  <w:comment w:id="348" w:author="Mariano A. Rodriguez-Cabal" w:date="2014-11-04T14:01:00Z" w:initials="MARC">
    <w:p w:rsidR="00192897" w:rsidRDefault="00192897">
      <w:pPr>
        <w:pStyle w:val="CommentText"/>
      </w:pPr>
      <w:r>
        <w:rPr>
          <w:rStyle w:val="CommentReference"/>
        </w:rPr>
        <w:annotationRef/>
      </w:r>
      <w:r>
        <w:t xml:space="preserve">I hate these figures. Not these ones in particular, I hate all these kind of figures. In addition, you only can have 1 figures in colors, and it should be the one that </w:t>
      </w:r>
      <w:proofErr w:type="spellStart"/>
      <w:r>
        <w:t>ilustrates</w:t>
      </w:r>
      <w:proofErr w:type="spellEnd"/>
      <w:r>
        <w:t xml:space="preserve"> the network. So, is there another way to present these resutls? </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Lucida Grande">
    <w:altName w:val="Courier New"/>
    <w:panose1 w:val="05000000000000000000"/>
    <w:charset w:val="00"/>
    <w:family w:val="auto"/>
    <w:pitch w:val="variable"/>
    <w:sig w:usb0="00000000"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STIXGeneral">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9E8CD4"/>
    <w:multiLevelType w:val="multilevel"/>
    <w:tmpl w:val="ABA2F9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BCBECD9"/>
    <w:multiLevelType w:val="multilevel"/>
    <w:tmpl w:val="F022E8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DF349F6"/>
    <w:multiLevelType w:val="hybridMultilevel"/>
    <w:tmpl w:val="2410F7A6"/>
    <w:lvl w:ilvl="0" w:tplc="98185A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7002A"/>
    <w:multiLevelType w:val="hybridMultilevel"/>
    <w:tmpl w:val="459CEB7A"/>
    <w:lvl w:ilvl="0" w:tplc="186EB8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371E53"/>
    <w:multiLevelType w:val="hybridMultilevel"/>
    <w:tmpl w:val="26F85CB0"/>
    <w:lvl w:ilvl="0" w:tplc="18D4B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631080"/>
    <w:multiLevelType w:val="hybridMultilevel"/>
    <w:tmpl w:val="F25C70E8"/>
    <w:lvl w:ilvl="0" w:tplc="720480F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8432C4"/>
    <w:multiLevelType w:val="hybridMultilevel"/>
    <w:tmpl w:val="26A86D60"/>
    <w:lvl w:ilvl="0" w:tplc="3D08EC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num>
  <w:num w:numId="4">
    <w:abstractNumId w:val="2"/>
  </w:num>
  <w:num w:numId="5">
    <w:abstractNumId w:val="5"/>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
  <w:rsids>
    <w:rsidRoot w:val="000B2870"/>
    <w:rsid w:val="00012851"/>
    <w:rsid w:val="000135A3"/>
    <w:rsid w:val="00017D95"/>
    <w:rsid w:val="000211C9"/>
    <w:rsid w:val="00026265"/>
    <w:rsid w:val="000361CB"/>
    <w:rsid w:val="00043648"/>
    <w:rsid w:val="000441EA"/>
    <w:rsid w:val="0006199E"/>
    <w:rsid w:val="00071757"/>
    <w:rsid w:val="000762B4"/>
    <w:rsid w:val="0008037A"/>
    <w:rsid w:val="00080C58"/>
    <w:rsid w:val="000824A4"/>
    <w:rsid w:val="000A4A8D"/>
    <w:rsid w:val="000B2870"/>
    <w:rsid w:val="000B2F0B"/>
    <w:rsid w:val="000B5E78"/>
    <w:rsid w:val="000E1A85"/>
    <w:rsid w:val="000F365E"/>
    <w:rsid w:val="0010352F"/>
    <w:rsid w:val="00103855"/>
    <w:rsid w:val="00104A08"/>
    <w:rsid w:val="001105AF"/>
    <w:rsid w:val="00113E61"/>
    <w:rsid w:val="001165DA"/>
    <w:rsid w:val="00121789"/>
    <w:rsid w:val="00122A04"/>
    <w:rsid w:val="001230F7"/>
    <w:rsid w:val="001276CB"/>
    <w:rsid w:val="00157F4A"/>
    <w:rsid w:val="00160FDB"/>
    <w:rsid w:val="0016278B"/>
    <w:rsid w:val="001675D0"/>
    <w:rsid w:val="00173EE8"/>
    <w:rsid w:val="00174371"/>
    <w:rsid w:val="00182EA5"/>
    <w:rsid w:val="0019203E"/>
    <w:rsid w:val="00192897"/>
    <w:rsid w:val="001A3191"/>
    <w:rsid w:val="001A78F9"/>
    <w:rsid w:val="001B0CDB"/>
    <w:rsid w:val="001B1CD7"/>
    <w:rsid w:val="001B6C0C"/>
    <w:rsid w:val="001D0E72"/>
    <w:rsid w:val="001D1CC7"/>
    <w:rsid w:val="001E137F"/>
    <w:rsid w:val="001F5DE3"/>
    <w:rsid w:val="001F6BA3"/>
    <w:rsid w:val="001F72E6"/>
    <w:rsid w:val="002032BD"/>
    <w:rsid w:val="00215823"/>
    <w:rsid w:val="002227C5"/>
    <w:rsid w:val="002247AA"/>
    <w:rsid w:val="00230866"/>
    <w:rsid w:val="0023610C"/>
    <w:rsid w:val="00237202"/>
    <w:rsid w:val="002416C9"/>
    <w:rsid w:val="0024336B"/>
    <w:rsid w:val="00254C23"/>
    <w:rsid w:val="00260813"/>
    <w:rsid w:val="00273D1A"/>
    <w:rsid w:val="00281D22"/>
    <w:rsid w:val="00282C81"/>
    <w:rsid w:val="0028642C"/>
    <w:rsid w:val="00291472"/>
    <w:rsid w:val="002973FA"/>
    <w:rsid w:val="00297481"/>
    <w:rsid w:val="00297D14"/>
    <w:rsid w:val="002A06DB"/>
    <w:rsid w:val="002A2DAF"/>
    <w:rsid w:val="002B5D6F"/>
    <w:rsid w:val="002C0F2F"/>
    <w:rsid w:val="002C3526"/>
    <w:rsid w:val="002C3B37"/>
    <w:rsid w:val="002C7996"/>
    <w:rsid w:val="002F176B"/>
    <w:rsid w:val="002F30D4"/>
    <w:rsid w:val="0030216D"/>
    <w:rsid w:val="003158DD"/>
    <w:rsid w:val="00316D1C"/>
    <w:rsid w:val="003231FB"/>
    <w:rsid w:val="003249A5"/>
    <w:rsid w:val="0032609B"/>
    <w:rsid w:val="0033413F"/>
    <w:rsid w:val="003354E9"/>
    <w:rsid w:val="003420CF"/>
    <w:rsid w:val="003512AD"/>
    <w:rsid w:val="00360BF8"/>
    <w:rsid w:val="00362CDF"/>
    <w:rsid w:val="00380BFD"/>
    <w:rsid w:val="003817F9"/>
    <w:rsid w:val="00385193"/>
    <w:rsid w:val="0038569C"/>
    <w:rsid w:val="00387052"/>
    <w:rsid w:val="00394C17"/>
    <w:rsid w:val="00396580"/>
    <w:rsid w:val="003A1C1F"/>
    <w:rsid w:val="003B008D"/>
    <w:rsid w:val="003C5905"/>
    <w:rsid w:val="003D153B"/>
    <w:rsid w:val="003D5DA4"/>
    <w:rsid w:val="003E4009"/>
    <w:rsid w:val="003F3715"/>
    <w:rsid w:val="003F5AA3"/>
    <w:rsid w:val="00401319"/>
    <w:rsid w:val="00401F9C"/>
    <w:rsid w:val="004065AE"/>
    <w:rsid w:val="004103E4"/>
    <w:rsid w:val="00411626"/>
    <w:rsid w:val="004178CE"/>
    <w:rsid w:val="0042058D"/>
    <w:rsid w:val="004213BA"/>
    <w:rsid w:val="0042406F"/>
    <w:rsid w:val="004319DA"/>
    <w:rsid w:val="00432127"/>
    <w:rsid w:val="004425C6"/>
    <w:rsid w:val="00461456"/>
    <w:rsid w:val="0046580C"/>
    <w:rsid w:val="00467AE9"/>
    <w:rsid w:val="00481A37"/>
    <w:rsid w:val="00496C64"/>
    <w:rsid w:val="004A1B57"/>
    <w:rsid w:val="004A6E84"/>
    <w:rsid w:val="004B0B02"/>
    <w:rsid w:val="004C4F04"/>
    <w:rsid w:val="004F19A3"/>
    <w:rsid w:val="004F28AD"/>
    <w:rsid w:val="004F73A2"/>
    <w:rsid w:val="004F73EC"/>
    <w:rsid w:val="00503D24"/>
    <w:rsid w:val="005110A6"/>
    <w:rsid w:val="00513FD3"/>
    <w:rsid w:val="00530ABE"/>
    <w:rsid w:val="00534CCA"/>
    <w:rsid w:val="00540BBE"/>
    <w:rsid w:val="0054129F"/>
    <w:rsid w:val="005467EB"/>
    <w:rsid w:val="0055170A"/>
    <w:rsid w:val="00555963"/>
    <w:rsid w:val="00556B9F"/>
    <w:rsid w:val="00567008"/>
    <w:rsid w:val="00571EEB"/>
    <w:rsid w:val="00586B5B"/>
    <w:rsid w:val="005908A2"/>
    <w:rsid w:val="00590E9D"/>
    <w:rsid w:val="00590FE7"/>
    <w:rsid w:val="00597942"/>
    <w:rsid w:val="005A25B3"/>
    <w:rsid w:val="005A79D6"/>
    <w:rsid w:val="005C0FE8"/>
    <w:rsid w:val="005C2B27"/>
    <w:rsid w:val="005E0A3F"/>
    <w:rsid w:val="005E1C13"/>
    <w:rsid w:val="005F040B"/>
    <w:rsid w:val="005F7F1E"/>
    <w:rsid w:val="00603BBB"/>
    <w:rsid w:val="00606BE3"/>
    <w:rsid w:val="00610757"/>
    <w:rsid w:val="00621F0A"/>
    <w:rsid w:val="00624533"/>
    <w:rsid w:val="0064352D"/>
    <w:rsid w:val="00645055"/>
    <w:rsid w:val="00651B40"/>
    <w:rsid w:val="00656E91"/>
    <w:rsid w:val="00666F7E"/>
    <w:rsid w:val="006754A5"/>
    <w:rsid w:val="006776CD"/>
    <w:rsid w:val="0068413C"/>
    <w:rsid w:val="00691F27"/>
    <w:rsid w:val="00693F7A"/>
    <w:rsid w:val="006A55BE"/>
    <w:rsid w:val="006B3AAB"/>
    <w:rsid w:val="006B4A4C"/>
    <w:rsid w:val="006C1191"/>
    <w:rsid w:val="006D1B17"/>
    <w:rsid w:val="006D7DC7"/>
    <w:rsid w:val="006E1ECC"/>
    <w:rsid w:val="006E3F06"/>
    <w:rsid w:val="006E410A"/>
    <w:rsid w:val="006F2B4D"/>
    <w:rsid w:val="006F378F"/>
    <w:rsid w:val="006F4FA9"/>
    <w:rsid w:val="006F652E"/>
    <w:rsid w:val="00703576"/>
    <w:rsid w:val="007100C4"/>
    <w:rsid w:val="007251AC"/>
    <w:rsid w:val="00735FFE"/>
    <w:rsid w:val="00747526"/>
    <w:rsid w:val="007502B3"/>
    <w:rsid w:val="007521CC"/>
    <w:rsid w:val="00770C52"/>
    <w:rsid w:val="0077420A"/>
    <w:rsid w:val="007745A0"/>
    <w:rsid w:val="00777557"/>
    <w:rsid w:val="00780557"/>
    <w:rsid w:val="00785223"/>
    <w:rsid w:val="007A170D"/>
    <w:rsid w:val="007A431E"/>
    <w:rsid w:val="007A7CFA"/>
    <w:rsid w:val="007B7A4B"/>
    <w:rsid w:val="007C15DF"/>
    <w:rsid w:val="007C227E"/>
    <w:rsid w:val="007C7219"/>
    <w:rsid w:val="007D1F8A"/>
    <w:rsid w:val="007D2F43"/>
    <w:rsid w:val="007D666E"/>
    <w:rsid w:val="007F49A7"/>
    <w:rsid w:val="00802274"/>
    <w:rsid w:val="00811F1F"/>
    <w:rsid w:val="008157C8"/>
    <w:rsid w:val="00831641"/>
    <w:rsid w:val="00832D55"/>
    <w:rsid w:val="00833710"/>
    <w:rsid w:val="00834BBF"/>
    <w:rsid w:val="00845CA9"/>
    <w:rsid w:val="0085118A"/>
    <w:rsid w:val="00874FF9"/>
    <w:rsid w:val="00882508"/>
    <w:rsid w:val="008868F0"/>
    <w:rsid w:val="00887B08"/>
    <w:rsid w:val="00890EEE"/>
    <w:rsid w:val="00890F33"/>
    <w:rsid w:val="00891B74"/>
    <w:rsid w:val="00892DFF"/>
    <w:rsid w:val="008A6AB6"/>
    <w:rsid w:val="008B399F"/>
    <w:rsid w:val="008B67A5"/>
    <w:rsid w:val="008B72B1"/>
    <w:rsid w:val="008B7692"/>
    <w:rsid w:val="008B7B7F"/>
    <w:rsid w:val="008C603B"/>
    <w:rsid w:val="008D05C7"/>
    <w:rsid w:val="008D3129"/>
    <w:rsid w:val="008D45B0"/>
    <w:rsid w:val="008E387A"/>
    <w:rsid w:val="008F005F"/>
    <w:rsid w:val="008F291F"/>
    <w:rsid w:val="008F5FE5"/>
    <w:rsid w:val="008F6119"/>
    <w:rsid w:val="009056E0"/>
    <w:rsid w:val="00905D55"/>
    <w:rsid w:val="0091485F"/>
    <w:rsid w:val="00914E5E"/>
    <w:rsid w:val="00923494"/>
    <w:rsid w:val="00925DCC"/>
    <w:rsid w:val="0092621D"/>
    <w:rsid w:val="00930034"/>
    <w:rsid w:val="00960163"/>
    <w:rsid w:val="009704B0"/>
    <w:rsid w:val="00972540"/>
    <w:rsid w:val="009774B9"/>
    <w:rsid w:val="009809B4"/>
    <w:rsid w:val="009877DC"/>
    <w:rsid w:val="0099491D"/>
    <w:rsid w:val="00994FC0"/>
    <w:rsid w:val="009A449D"/>
    <w:rsid w:val="009A549D"/>
    <w:rsid w:val="009B69B8"/>
    <w:rsid w:val="009C39F3"/>
    <w:rsid w:val="009C4C5C"/>
    <w:rsid w:val="009D288E"/>
    <w:rsid w:val="009D6A0D"/>
    <w:rsid w:val="009E03DF"/>
    <w:rsid w:val="009E7717"/>
    <w:rsid w:val="009F107A"/>
    <w:rsid w:val="009F16A4"/>
    <w:rsid w:val="00A06336"/>
    <w:rsid w:val="00A11392"/>
    <w:rsid w:val="00A2257C"/>
    <w:rsid w:val="00A37657"/>
    <w:rsid w:val="00A37908"/>
    <w:rsid w:val="00A43C64"/>
    <w:rsid w:val="00A46582"/>
    <w:rsid w:val="00A46984"/>
    <w:rsid w:val="00A60F45"/>
    <w:rsid w:val="00A70A2F"/>
    <w:rsid w:val="00A71EB2"/>
    <w:rsid w:val="00A775DD"/>
    <w:rsid w:val="00AA2856"/>
    <w:rsid w:val="00AA6D31"/>
    <w:rsid w:val="00AB4743"/>
    <w:rsid w:val="00AB688D"/>
    <w:rsid w:val="00AC05CA"/>
    <w:rsid w:val="00AC65BA"/>
    <w:rsid w:val="00AD1E6F"/>
    <w:rsid w:val="00AD322B"/>
    <w:rsid w:val="00AE077C"/>
    <w:rsid w:val="00AE43D1"/>
    <w:rsid w:val="00AE74F5"/>
    <w:rsid w:val="00AF1522"/>
    <w:rsid w:val="00AF3A33"/>
    <w:rsid w:val="00B05144"/>
    <w:rsid w:val="00B11E6A"/>
    <w:rsid w:val="00B11FC0"/>
    <w:rsid w:val="00B15315"/>
    <w:rsid w:val="00B17C86"/>
    <w:rsid w:val="00B3058C"/>
    <w:rsid w:val="00B33F3F"/>
    <w:rsid w:val="00B34E95"/>
    <w:rsid w:val="00B34E9C"/>
    <w:rsid w:val="00B4199D"/>
    <w:rsid w:val="00B531D5"/>
    <w:rsid w:val="00B627A6"/>
    <w:rsid w:val="00B62B48"/>
    <w:rsid w:val="00B70778"/>
    <w:rsid w:val="00B72F58"/>
    <w:rsid w:val="00B81A32"/>
    <w:rsid w:val="00B87F2F"/>
    <w:rsid w:val="00B90938"/>
    <w:rsid w:val="00B9204E"/>
    <w:rsid w:val="00B97C4A"/>
    <w:rsid w:val="00BA7212"/>
    <w:rsid w:val="00BB60D8"/>
    <w:rsid w:val="00BC3AD8"/>
    <w:rsid w:val="00BC4A84"/>
    <w:rsid w:val="00BD0F91"/>
    <w:rsid w:val="00BD10FB"/>
    <w:rsid w:val="00BD245A"/>
    <w:rsid w:val="00BE4829"/>
    <w:rsid w:val="00BF0E93"/>
    <w:rsid w:val="00BF56A4"/>
    <w:rsid w:val="00BF5CA1"/>
    <w:rsid w:val="00C02481"/>
    <w:rsid w:val="00C11DFE"/>
    <w:rsid w:val="00C12CE3"/>
    <w:rsid w:val="00C14373"/>
    <w:rsid w:val="00C2137B"/>
    <w:rsid w:val="00C24D34"/>
    <w:rsid w:val="00C27178"/>
    <w:rsid w:val="00C34412"/>
    <w:rsid w:val="00C42151"/>
    <w:rsid w:val="00C440A9"/>
    <w:rsid w:val="00C449CD"/>
    <w:rsid w:val="00C5418D"/>
    <w:rsid w:val="00C561D4"/>
    <w:rsid w:val="00C56F60"/>
    <w:rsid w:val="00C6354A"/>
    <w:rsid w:val="00C66885"/>
    <w:rsid w:val="00C734AD"/>
    <w:rsid w:val="00C83EC4"/>
    <w:rsid w:val="00CB4F6A"/>
    <w:rsid w:val="00CB5D0B"/>
    <w:rsid w:val="00CB7BB2"/>
    <w:rsid w:val="00CC5DD1"/>
    <w:rsid w:val="00CD1604"/>
    <w:rsid w:val="00CE5C7D"/>
    <w:rsid w:val="00D03D12"/>
    <w:rsid w:val="00D06103"/>
    <w:rsid w:val="00D16B14"/>
    <w:rsid w:val="00D209D5"/>
    <w:rsid w:val="00D31178"/>
    <w:rsid w:val="00D31632"/>
    <w:rsid w:val="00D4201B"/>
    <w:rsid w:val="00D4699B"/>
    <w:rsid w:val="00D5217B"/>
    <w:rsid w:val="00D61290"/>
    <w:rsid w:val="00D6264D"/>
    <w:rsid w:val="00D62F2B"/>
    <w:rsid w:val="00D846E2"/>
    <w:rsid w:val="00D97530"/>
    <w:rsid w:val="00DA1896"/>
    <w:rsid w:val="00DB624B"/>
    <w:rsid w:val="00DB7F2A"/>
    <w:rsid w:val="00DC1106"/>
    <w:rsid w:val="00DC6F7D"/>
    <w:rsid w:val="00DD32AC"/>
    <w:rsid w:val="00DD34E2"/>
    <w:rsid w:val="00DD6759"/>
    <w:rsid w:val="00DE37B7"/>
    <w:rsid w:val="00DF2A85"/>
    <w:rsid w:val="00DF39F0"/>
    <w:rsid w:val="00E034CE"/>
    <w:rsid w:val="00E043CE"/>
    <w:rsid w:val="00E06A55"/>
    <w:rsid w:val="00E141D5"/>
    <w:rsid w:val="00E40DE1"/>
    <w:rsid w:val="00E43F7E"/>
    <w:rsid w:val="00E45DF1"/>
    <w:rsid w:val="00E529ED"/>
    <w:rsid w:val="00E5719D"/>
    <w:rsid w:val="00E60C86"/>
    <w:rsid w:val="00E6732D"/>
    <w:rsid w:val="00E718F6"/>
    <w:rsid w:val="00E82DE1"/>
    <w:rsid w:val="00E87A1D"/>
    <w:rsid w:val="00E94F05"/>
    <w:rsid w:val="00EB4E2A"/>
    <w:rsid w:val="00ED0449"/>
    <w:rsid w:val="00ED3A54"/>
    <w:rsid w:val="00EE3BDF"/>
    <w:rsid w:val="00EE6767"/>
    <w:rsid w:val="00EF46ED"/>
    <w:rsid w:val="00F01540"/>
    <w:rsid w:val="00F02DC4"/>
    <w:rsid w:val="00F04A69"/>
    <w:rsid w:val="00F1343B"/>
    <w:rsid w:val="00F137F6"/>
    <w:rsid w:val="00F144FE"/>
    <w:rsid w:val="00F25F76"/>
    <w:rsid w:val="00F26153"/>
    <w:rsid w:val="00F27C03"/>
    <w:rsid w:val="00F43FA7"/>
    <w:rsid w:val="00F463B7"/>
    <w:rsid w:val="00F5527F"/>
    <w:rsid w:val="00F57C40"/>
    <w:rsid w:val="00F63B9E"/>
    <w:rsid w:val="00F70D82"/>
    <w:rsid w:val="00F75CA1"/>
    <w:rsid w:val="00F874B9"/>
    <w:rsid w:val="00F96A46"/>
    <w:rsid w:val="00FB6C0D"/>
    <w:rsid w:val="00FC53AE"/>
    <w:rsid w:val="00FD0E59"/>
    <w:rsid w:val="00FD2DC9"/>
    <w:rsid w:val="00FD320E"/>
    <w:rsid w:val="00FE0908"/>
    <w:rsid w:val="00FE37A0"/>
    <w:rsid w:val="00FE4696"/>
    <w:rsid w:val="00FF0454"/>
    <w:rsid w:val="00FF4E73"/>
    <w:rsid w:val="00FF60B4"/>
    <w:rsid w:val="00FF642E"/>
  </w:rsids>
  <m:mathPr>
    <m:mathFont m:val="Lucida Gran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rsid w:val="001A78F9"/>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890EEE"/>
    <w:pPr>
      <w:keepNext/>
      <w:keepLines/>
      <w:spacing w:before="200" w:line="480" w:lineRule="auto"/>
      <w:outlineLvl w:val="2"/>
    </w:pPr>
    <w:rPr>
      <w:rFonts w:ascii="Times New Roman" w:eastAsiaTheme="majorEastAsia" w:hAnsi="Times New Roman" w:cstheme="majorBidi"/>
      <w:b/>
      <w:bCs/>
      <w:szCs w:val="28"/>
    </w:rPr>
  </w:style>
  <w:style w:type="paragraph" w:styleId="Heading4">
    <w:name w:val="heading 4"/>
    <w:basedOn w:val="Normal"/>
    <w:next w:val="Normal"/>
    <w:link w:val="Heading4Char"/>
    <w:autoRedefine/>
    <w:uiPriority w:val="9"/>
    <w:unhideWhenUsed/>
    <w:qFormat/>
    <w:rsid w:val="006776CD"/>
    <w:pPr>
      <w:keepNext/>
      <w:keepLines/>
      <w:spacing w:before="200" w:line="480" w:lineRule="auto"/>
      <w:outlineLvl w:val="3"/>
    </w:pPr>
    <w:rPr>
      <w:rFonts w:ascii="Times New Roman" w:eastAsiaTheme="majorEastAsia" w:hAnsi="Times New Roman" w:cstheme="majorBidi"/>
      <w:b/>
      <w:bCs/>
    </w:rPr>
  </w:style>
  <w:style w:type="paragraph" w:styleId="Heading5">
    <w:name w:val="heading 5"/>
    <w:basedOn w:val="Normal"/>
    <w:next w:val="Normal"/>
    <w:link w:val="Heading5Char"/>
    <w:uiPriority w:val="9"/>
    <w:unhideWhenUsed/>
    <w:qFormat/>
    <w:rsid w:val="006776CD"/>
    <w:pPr>
      <w:keepNext/>
      <w:keepLines/>
      <w:spacing w:before="200" w:line="480" w:lineRule="auto"/>
      <w:outlineLvl w:val="4"/>
    </w:pPr>
    <w:rPr>
      <w:rFonts w:asciiTheme="majorHAnsi" w:eastAsiaTheme="majorEastAsia" w:hAnsiTheme="majorHAnsi" w:cstheme="majorBidi"/>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90EEE"/>
    <w:rPr>
      <w:rFonts w:ascii="Times New Roman" w:eastAsiaTheme="majorEastAsia" w:hAnsi="Times New Roman" w:cstheme="majorBidi"/>
      <w:b/>
      <w:bCs/>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qFormat/>
    <w:rsid w:val="00C12CE3"/>
    <w:pPr>
      <w:ind w:left="720"/>
      <w:contextualSpacing/>
    </w:pPr>
  </w:style>
  <w:style w:type="character" w:styleId="CommentReference">
    <w:name w:val="annotation reference"/>
    <w:basedOn w:val="DefaultParagraphFont"/>
    <w:unhideWhenUsed/>
    <w:rsid w:val="00CD1604"/>
    <w:rPr>
      <w:sz w:val="18"/>
      <w:szCs w:val="18"/>
    </w:rPr>
  </w:style>
  <w:style w:type="paragraph" w:styleId="CommentText">
    <w:name w:val="annotation text"/>
    <w:basedOn w:val="Normal"/>
    <w:link w:val="CommentTextChar"/>
    <w:unhideWhenUsed/>
    <w:rsid w:val="00CD1604"/>
  </w:style>
  <w:style w:type="character" w:customStyle="1" w:styleId="CommentTextChar">
    <w:name w:val="Comment Text Char"/>
    <w:basedOn w:val="DefaultParagraphFont"/>
    <w:link w:val="CommentText"/>
    <w:rsid w:val="00CD1604"/>
  </w:style>
  <w:style w:type="paragraph" w:styleId="CommentSubject">
    <w:name w:val="annotation subject"/>
    <w:basedOn w:val="CommentText"/>
    <w:next w:val="CommentText"/>
    <w:link w:val="CommentSubjectChar"/>
    <w:unhideWhenUsed/>
    <w:rsid w:val="00CD1604"/>
    <w:rPr>
      <w:b/>
      <w:bCs/>
      <w:sz w:val="20"/>
      <w:szCs w:val="20"/>
    </w:rPr>
  </w:style>
  <w:style w:type="character" w:customStyle="1" w:styleId="CommentSubjectChar">
    <w:name w:val="Comment Subject Char"/>
    <w:basedOn w:val="CommentTextChar"/>
    <w:link w:val="CommentSubject"/>
    <w:rsid w:val="00CD1604"/>
    <w:rPr>
      <w:b/>
      <w:bCs/>
      <w:sz w:val="20"/>
      <w:szCs w:val="20"/>
    </w:rPr>
  </w:style>
  <w:style w:type="paragraph" w:styleId="BalloonText">
    <w:name w:val="Balloon Text"/>
    <w:basedOn w:val="Normal"/>
    <w:link w:val="BalloonTextChar"/>
    <w:unhideWhenUsed/>
    <w:rsid w:val="00CD1604"/>
    <w:rPr>
      <w:rFonts w:ascii="Lucida Grande" w:hAnsi="Lucida Grande"/>
      <w:sz w:val="18"/>
      <w:szCs w:val="18"/>
    </w:rPr>
  </w:style>
  <w:style w:type="character" w:customStyle="1" w:styleId="BalloonTextChar">
    <w:name w:val="Balloon Text Char"/>
    <w:basedOn w:val="DefaultParagraphFont"/>
    <w:link w:val="BalloonText"/>
    <w:rsid w:val="00CD1604"/>
    <w:rPr>
      <w:rFonts w:ascii="Lucida Grande" w:hAnsi="Lucida Grande"/>
      <w:sz w:val="18"/>
      <w:szCs w:val="18"/>
    </w:rPr>
  </w:style>
  <w:style w:type="character" w:customStyle="1" w:styleId="Heading4Char">
    <w:name w:val="Heading 4 Char"/>
    <w:basedOn w:val="DefaultParagraphFont"/>
    <w:link w:val="Heading4"/>
    <w:uiPriority w:val="9"/>
    <w:rsid w:val="006776CD"/>
    <w:rPr>
      <w:rFonts w:ascii="Times New Roman" w:eastAsiaTheme="majorEastAsia" w:hAnsi="Times New Roman" w:cstheme="majorBidi"/>
      <w:b/>
      <w:bCs/>
    </w:rPr>
  </w:style>
  <w:style w:type="character" w:customStyle="1" w:styleId="Heading5Char">
    <w:name w:val="Heading 5 Char"/>
    <w:basedOn w:val="DefaultParagraphFont"/>
    <w:link w:val="Heading5"/>
    <w:uiPriority w:val="9"/>
    <w:rsid w:val="006776CD"/>
    <w:rPr>
      <w:rFonts w:asciiTheme="majorHAnsi" w:eastAsiaTheme="majorEastAsia" w:hAnsiTheme="majorHAnsi" w:cstheme="majorBidi"/>
      <w:i/>
      <w:iCs/>
      <w:color w:val="4F81BD" w:themeColor="accent1"/>
    </w:rPr>
  </w:style>
  <w:style w:type="paragraph" w:styleId="Date">
    <w:name w:val="Date"/>
    <w:next w:val="Normal"/>
    <w:link w:val="DateChar"/>
    <w:qFormat/>
    <w:rsid w:val="006776CD"/>
    <w:pPr>
      <w:keepNext/>
      <w:keepLines/>
      <w:spacing w:after="200"/>
      <w:jc w:val="center"/>
    </w:pPr>
  </w:style>
  <w:style w:type="character" w:customStyle="1" w:styleId="DateChar">
    <w:name w:val="Date Char"/>
    <w:basedOn w:val="DefaultParagraphFont"/>
    <w:link w:val="Date"/>
    <w:rsid w:val="006776CD"/>
  </w:style>
  <w:style w:type="paragraph" w:customStyle="1" w:styleId="BlockQuote">
    <w:name w:val="Block Quote"/>
    <w:basedOn w:val="Normal"/>
    <w:next w:val="Normal"/>
    <w:uiPriority w:val="9"/>
    <w:unhideWhenUsed/>
    <w:qFormat/>
    <w:rsid w:val="006776CD"/>
    <w:pPr>
      <w:spacing w:before="100" w:after="100" w:line="480" w:lineRule="auto"/>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6776CD"/>
    <w:pPr>
      <w:keepNext/>
      <w:keepLines/>
      <w:spacing w:line="480" w:lineRule="auto"/>
    </w:pPr>
    <w:rPr>
      <w:rFonts w:ascii="Times New Roman" w:hAnsi="Times New Roman"/>
      <w:b/>
    </w:rPr>
  </w:style>
  <w:style w:type="paragraph" w:customStyle="1" w:styleId="Definition">
    <w:name w:val="Definition"/>
    <w:basedOn w:val="Normal"/>
    <w:rsid w:val="006776CD"/>
    <w:pPr>
      <w:spacing w:after="200" w:line="480" w:lineRule="auto"/>
    </w:pPr>
    <w:rPr>
      <w:rFonts w:ascii="Times New Roman" w:hAnsi="Times New Roman"/>
    </w:rPr>
  </w:style>
  <w:style w:type="paragraph" w:styleId="BodyText">
    <w:name w:val="Body Text"/>
    <w:basedOn w:val="Normal"/>
    <w:link w:val="BodyTextChar1"/>
    <w:rsid w:val="006776CD"/>
    <w:pPr>
      <w:spacing w:after="120" w:line="480" w:lineRule="auto"/>
    </w:pPr>
    <w:rPr>
      <w:rFonts w:ascii="Times New Roman" w:hAnsi="Times New Roman"/>
    </w:rPr>
  </w:style>
  <w:style w:type="character" w:customStyle="1" w:styleId="BodyTextChar1">
    <w:name w:val="Body Text Char1"/>
    <w:basedOn w:val="DefaultParagraphFont"/>
    <w:link w:val="BodyText"/>
    <w:rsid w:val="006776CD"/>
    <w:rPr>
      <w:rFonts w:ascii="Times New Roman" w:hAnsi="Times New Roman"/>
    </w:rPr>
  </w:style>
  <w:style w:type="paragraph" w:customStyle="1" w:styleId="TableCaption">
    <w:name w:val="Table Caption"/>
    <w:basedOn w:val="Normal"/>
    <w:rsid w:val="006776CD"/>
    <w:pPr>
      <w:spacing w:after="120" w:line="480" w:lineRule="auto"/>
    </w:pPr>
    <w:rPr>
      <w:rFonts w:ascii="Times New Roman" w:hAnsi="Times New Roman"/>
      <w:i/>
    </w:rPr>
  </w:style>
  <w:style w:type="character" w:customStyle="1" w:styleId="VerbatimChar">
    <w:name w:val="Verbatim Char"/>
    <w:basedOn w:val="BodyTextChar"/>
    <w:link w:val="SourceCode"/>
    <w:rsid w:val="006776CD"/>
    <w:rPr>
      <w:rFonts w:ascii="Consolas" w:hAnsi="Consolas"/>
      <w:sz w:val="22"/>
    </w:rPr>
  </w:style>
  <w:style w:type="paragraph" w:customStyle="1" w:styleId="SourceCode">
    <w:name w:val="Source Code"/>
    <w:basedOn w:val="Normal"/>
    <w:link w:val="VerbatimChar"/>
    <w:rsid w:val="006776CD"/>
    <w:pPr>
      <w:wordWrap w:val="0"/>
      <w:spacing w:after="200" w:line="480" w:lineRule="auto"/>
    </w:pPr>
    <w:rPr>
      <w:rFonts w:ascii="Consolas" w:hAnsi="Consolas"/>
      <w:sz w:val="22"/>
    </w:rPr>
  </w:style>
  <w:style w:type="character" w:customStyle="1" w:styleId="FootnoteRef">
    <w:name w:val="Footnote Ref"/>
    <w:basedOn w:val="BodyTextChar"/>
    <w:rsid w:val="006776CD"/>
    <w:rPr>
      <w:rFonts w:ascii="Times New Roman" w:hAnsi="Times New Roman"/>
      <w:vertAlign w:val="superscript"/>
    </w:rPr>
  </w:style>
  <w:style w:type="character" w:customStyle="1" w:styleId="Link">
    <w:name w:val="Link"/>
    <w:basedOn w:val="BodyTextChar"/>
    <w:rsid w:val="006776CD"/>
    <w:rPr>
      <w:rFonts w:ascii="Times New Roman" w:hAnsi="Times New Roman"/>
      <w:color w:val="4F81BD" w:themeColor="accent1"/>
    </w:rPr>
  </w:style>
  <w:style w:type="character" w:customStyle="1" w:styleId="KeywordTok">
    <w:name w:val="KeywordTok"/>
    <w:basedOn w:val="VerbatimChar"/>
    <w:rsid w:val="006776CD"/>
    <w:rPr>
      <w:rFonts w:ascii="Consolas" w:hAnsi="Consolas"/>
      <w:b/>
      <w:color w:val="007020"/>
      <w:sz w:val="22"/>
    </w:rPr>
  </w:style>
  <w:style w:type="character" w:customStyle="1" w:styleId="DataTypeTok">
    <w:name w:val="DataTypeTok"/>
    <w:basedOn w:val="VerbatimChar"/>
    <w:rsid w:val="006776CD"/>
    <w:rPr>
      <w:rFonts w:ascii="Consolas" w:hAnsi="Consolas"/>
      <w:color w:val="902000"/>
      <w:sz w:val="22"/>
    </w:rPr>
  </w:style>
  <w:style w:type="character" w:customStyle="1" w:styleId="DecValTok">
    <w:name w:val="DecValTok"/>
    <w:basedOn w:val="VerbatimChar"/>
    <w:rsid w:val="006776CD"/>
    <w:rPr>
      <w:rFonts w:ascii="Consolas" w:hAnsi="Consolas"/>
      <w:color w:val="40A070"/>
      <w:sz w:val="22"/>
    </w:rPr>
  </w:style>
  <w:style w:type="character" w:customStyle="1" w:styleId="BaseNTok">
    <w:name w:val="BaseNTok"/>
    <w:basedOn w:val="VerbatimChar"/>
    <w:rsid w:val="006776CD"/>
    <w:rPr>
      <w:rFonts w:ascii="Consolas" w:hAnsi="Consolas"/>
      <w:color w:val="40A070"/>
      <w:sz w:val="22"/>
    </w:rPr>
  </w:style>
  <w:style w:type="character" w:customStyle="1" w:styleId="FloatTok">
    <w:name w:val="FloatTok"/>
    <w:basedOn w:val="VerbatimChar"/>
    <w:rsid w:val="006776CD"/>
    <w:rPr>
      <w:rFonts w:ascii="Consolas" w:hAnsi="Consolas"/>
      <w:color w:val="40A070"/>
      <w:sz w:val="22"/>
    </w:rPr>
  </w:style>
  <w:style w:type="character" w:customStyle="1" w:styleId="CharTok">
    <w:name w:val="CharTok"/>
    <w:basedOn w:val="VerbatimChar"/>
    <w:rsid w:val="006776CD"/>
    <w:rPr>
      <w:rFonts w:ascii="Consolas" w:hAnsi="Consolas"/>
      <w:color w:val="4070A0"/>
      <w:sz w:val="22"/>
    </w:rPr>
  </w:style>
  <w:style w:type="character" w:customStyle="1" w:styleId="StringTok">
    <w:name w:val="StringTok"/>
    <w:basedOn w:val="VerbatimChar"/>
    <w:rsid w:val="006776CD"/>
    <w:rPr>
      <w:rFonts w:ascii="Consolas" w:hAnsi="Consolas"/>
      <w:color w:val="4070A0"/>
      <w:sz w:val="22"/>
    </w:rPr>
  </w:style>
  <w:style w:type="character" w:customStyle="1" w:styleId="CommentTok">
    <w:name w:val="CommentTok"/>
    <w:basedOn w:val="VerbatimChar"/>
    <w:rsid w:val="006776CD"/>
    <w:rPr>
      <w:rFonts w:ascii="Consolas" w:hAnsi="Consolas"/>
      <w:i/>
      <w:color w:val="60A0B0"/>
      <w:sz w:val="22"/>
    </w:rPr>
  </w:style>
  <w:style w:type="character" w:customStyle="1" w:styleId="OtherTok">
    <w:name w:val="OtherTok"/>
    <w:basedOn w:val="VerbatimChar"/>
    <w:rsid w:val="006776CD"/>
    <w:rPr>
      <w:rFonts w:ascii="Consolas" w:hAnsi="Consolas"/>
      <w:color w:val="007020"/>
      <w:sz w:val="22"/>
    </w:rPr>
  </w:style>
  <w:style w:type="character" w:customStyle="1" w:styleId="AlertTok">
    <w:name w:val="AlertTok"/>
    <w:basedOn w:val="VerbatimChar"/>
    <w:rsid w:val="006776CD"/>
    <w:rPr>
      <w:rFonts w:ascii="Consolas" w:hAnsi="Consolas"/>
      <w:b/>
      <w:color w:val="FF0000"/>
      <w:sz w:val="22"/>
    </w:rPr>
  </w:style>
  <w:style w:type="character" w:customStyle="1" w:styleId="FunctionTok">
    <w:name w:val="FunctionTok"/>
    <w:basedOn w:val="VerbatimChar"/>
    <w:rsid w:val="006776CD"/>
    <w:rPr>
      <w:rFonts w:ascii="Consolas" w:hAnsi="Consolas"/>
      <w:color w:val="06287E"/>
      <w:sz w:val="22"/>
    </w:rPr>
  </w:style>
  <w:style w:type="character" w:customStyle="1" w:styleId="RegionMarkerTok">
    <w:name w:val="RegionMarkerTok"/>
    <w:basedOn w:val="VerbatimChar"/>
    <w:rsid w:val="006776CD"/>
    <w:rPr>
      <w:rFonts w:ascii="Consolas" w:hAnsi="Consolas"/>
      <w:sz w:val="22"/>
    </w:rPr>
  </w:style>
  <w:style w:type="character" w:customStyle="1" w:styleId="ErrorTok">
    <w:name w:val="ErrorTok"/>
    <w:basedOn w:val="VerbatimChar"/>
    <w:rsid w:val="006776CD"/>
    <w:rPr>
      <w:rFonts w:ascii="Consolas" w:hAnsi="Consolas"/>
      <w:b/>
      <w:color w:val="FF0000"/>
      <w:sz w:val="22"/>
    </w:rPr>
  </w:style>
  <w:style w:type="character" w:customStyle="1" w:styleId="NormalTok">
    <w:name w:val="NormalTok"/>
    <w:basedOn w:val="VerbatimChar"/>
    <w:rsid w:val="006776CD"/>
    <w:rPr>
      <w:rFonts w:ascii="Consolas" w:hAnsi="Consolas"/>
      <w:sz w:val="22"/>
    </w:rPr>
  </w:style>
  <w:style w:type="character" w:styleId="Hyperlink">
    <w:name w:val="Hyperlink"/>
    <w:basedOn w:val="DefaultParagraphFont"/>
    <w:uiPriority w:val="99"/>
    <w:rsid w:val="006776CD"/>
    <w:rPr>
      <w:color w:val="0000D4"/>
      <w:u w:val="single"/>
    </w:rPr>
  </w:style>
  <w:style w:type="character" w:styleId="FollowedHyperlink">
    <w:name w:val="FollowedHyperlink"/>
    <w:basedOn w:val="DefaultParagraphFont"/>
    <w:uiPriority w:val="99"/>
    <w:rsid w:val="006776CD"/>
    <w:rPr>
      <w:color w:val="993366"/>
      <w:u w:val="single"/>
    </w:rPr>
  </w:style>
  <w:style w:type="paragraph" w:customStyle="1" w:styleId="font5">
    <w:name w:val="font5"/>
    <w:basedOn w:val="Normal"/>
    <w:rsid w:val="006776CD"/>
    <w:pPr>
      <w:spacing w:beforeLines="1" w:afterLines="1"/>
    </w:pPr>
    <w:rPr>
      <w:rFonts w:ascii="Verdana" w:hAnsi="Verdana"/>
      <w:sz w:val="16"/>
      <w:szCs w:val="16"/>
    </w:rPr>
  </w:style>
  <w:style w:type="paragraph" w:customStyle="1" w:styleId="font6">
    <w:name w:val="font6"/>
    <w:basedOn w:val="Normal"/>
    <w:rsid w:val="006776CD"/>
    <w:pPr>
      <w:spacing w:beforeLines="1" w:afterLines="1"/>
    </w:pPr>
    <w:rPr>
      <w:rFonts w:ascii="Verdana" w:hAnsi="Verdana"/>
      <w:i/>
      <w:iCs/>
      <w:sz w:val="20"/>
      <w:szCs w:val="20"/>
    </w:rPr>
  </w:style>
  <w:style w:type="paragraph" w:customStyle="1" w:styleId="xl24">
    <w:name w:val="xl24"/>
    <w:basedOn w:val="Normal"/>
    <w:rsid w:val="006776CD"/>
    <w:pPr>
      <w:spacing w:beforeLines="1" w:afterLines="1"/>
      <w:jc w:val="right"/>
    </w:pPr>
    <w:rPr>
      <w:rFonts w:ascii="Times" w:hAnsi="Times"/>
      <w:sz w:val="20"/>
      <w:szCs w:val="20"/>
    </w:rPr>
  </w:style>
  <w:style w:type="paragraph" w:customStyle="1" w:styleId="xl25">
    <w:name w:val="xl25"/>
    <w:basedOn w:val="Normal"/>
    <w:rsid w:val="006776CD"/>
    <w:pPr>
      <w:spacing w:beforeLines="1" w:afterLines="1"/>
      <w:jc w:val="center"/>
    </w:pPr>
    <w:rPr>
      <w:rFonts w:ascii="Times" w:hAnsi="Times"/>
      <w:sz w:val="20"/>
      <w:szCs w:val="20"/>
    </w:rPr>
  </w:style>
  <w:style w:type="paragraph" w:customStyle="1" w:styleId="xl26">
    <w:name w:val="xl26"/>
    <w:basedOn w:val="Normal"/>
    <w:rsid w:val="006776CD"/>
    <w:pPr>
      <w:pBdr>
        <w:bottom w:val="single" w:sz="4" w:space="0" w:color="auto"/>
      </w:pBdr>
      <w:spacing w:beforeLines="1" w:afterLines="1"/>
      <w:jc w:val="center"/>
    </w:pPr>
    <w:rPr>
      <w:rFonts w:ascii="Times" w:hAnsi="Times"/>
      <w:sz w:val="20"/>
      <w:szCs w:val="20"/>
    </w:rPr>
  </w:style>
  <w:style w:type="paragraph" w:customStyle="1" w:styleId="xl27">
    <w:name w:val="xl27"/>
    <w:basedOn w:val="Normal"/>
    <w:rsid w:val="006776CD"/>
    <w:pPr>
      <w:pBdr>
        <w:bottom w:val="single" w:sz="4" w:space="0" w:color="auto"/>
      </w:pBdr>
      <w:spacing w:beforeLines="1" w:afterLines="1"/>
      <w:jc w:val="center"/>
    </w:pPr>
    <w:rPr>
      <w:rFonts w:ascii="Times" w:hAnsi="Times"/>
      <w:sz w:val="20"/>
      <w:szCs w:val="20"/>
    </w:rPr>
  </w:style>
  <w:style w:type="paragraph" w:customStyle="1" w:styleId="xl28">
    <w:name w:val="xl28"/>
    <w:basedOn w:val="Normal"/>
    <w:rsid w:val="006776CD"/>
    <w:pPr>
      <w:pBdr>
        <w:bottom w:val="single" w:sz="4" w:space="0" w:color="auto"/>
      </w:pBdr>
      <w:spacing w:beforeLines="1" w:afterLines="1"/>
      <w:jc w:val="center"/>
    </w:pPr>
    <w:rPr>
      <w:rFonts w:ascii="Times" w:hAnsi="Times"/>
      <w:i/>
      <w:iCs/>
      <w:sz w:val="20"/>
      <w:szCs w:val="20"/>
    </w:rPr>
  </w:style>
  <w:style w:type="paragraph" w:customStyle="1" w:styleId="xl29">
    <w:name w:val="xl29"/>
    <w:basedOn w:val="Normal"/>
    <w:rsid w:val="006776CD"/>
    <w:pPr>
      <w:pBdr>
        <w:bottom w:val="single" w:sz="4" w:space="0" w:color="auto"/>
      </w:pBdr>
      <w:spacing w:beforeLines="1" w:afterLines="1"/>
      <w:jc w:val="right"/>
    </w:pPr>
    <w:rPr>
      <w:rFonts w:ascii="Times" w:hAnsi="Times"/>
      <w:sz w:val="20"/>
      <w:szCs w:val="20"/>
    </w:rPr>
  </w:style>
  <w:style w:type="paragraph" w:customStyle="1" w:styleId="xl30">
    <w:name w:val="xl30"/>
    <w:basedOn w:val="Normal"/>
    <w:rsid w:val="006776CD"/>
    <w:pPr>
      <w:pBdr>
        <w:bottom w:val="single" w:sz="4" w:space="0" w:color="auto"/>
      </w:pBdr>
      <w:spacing w:beforeLines="1" w:afterLines="1"/>
    </w:pPr>
    <w:rPr>
      <w:rFonts w:ascii="Times" w:hAnsi="Times"/>
      <w:sz w:val="20"/>
      <w:szCs w:val="20"/>
    </w:rPr>
  </w:style>
  <w:style w:type="paragraph" w:customStyle="1" w:styleId="xl31">
    <w:name w:val="xl31"/>
    <w:basedOn w:val="Normal"/>
    <w:rsid w:val="006776CD"/>
    <w:pPr>
      <w:pBdr>
        <w:top w:val="single" w:sz="4" w:space="0" w:color="auto"/>
      </w:pBdr>
      <w:spacing w:beforeLines="1" w:afterLines="1"/>
      <w:jc w:val="right"/>
    </w:pPr>
    <w:rPr>
      <w:rFonts w:ascii="Times" w:hAnsi="Times"/>
      <w:sz w:val="20"/>
      <w:szCs w:val="20"/>
    </w:rPr>
  </w:style>
  <w:style w:type="paragraph" w:customStyle="1" w:styleId="xl32">
    <w:name w:val="xl32"/>
    <w:basedOn w:val="Normal"/>
    <w:rsid w:val="006776CD"/>
    <w:pPr>
      <w:pBdr>
        <w:top w:val="single" w:sz="4" w:space="0" w:color="auto"/>
      </w:pBdr>
      <w:spacing w:beforeLines="1" w:afterLines="1"/>
      <w:jc w:val="center"/>
    </w:pPr>
    <w:rPr>
      <w:rFonts w:ascii="Times" w:hAnsi="Times"/>
      <w:sz w:val="20"/>
      <w:szCs w:val="20"/>
    </w:rPr>
  </w:style>
  <w:style w:type="paragraph" w:customStyle="1" w:styleId="xl33">
    <w:name w:val="xl33"/>
    <w:basedOn w:val="Normal"/>
    <w:rsid w:val="006776CD"/>
    <w:pPr>
      <w:pBdr>
        <w:top w:val="single" w:sz="4" w:space="0" w:color="auto"/>
      </w:pBdr>
      <w:spacing w:beforeLines="1" w:afterLines="1"/>
    </w:pPr>
    <w:rPr>
      <w:rFonts w:ascii="Times" w:hAnsi="Times"/>
      <w:sz w:val="20"/>
      <w:szCs w:val="20"/>
    </w:rPr>
  </w:style>
  <w:style w:type="paragraph" w:customStyle="1" w:styleId="xl34">
    <w:name w:val="xl34"/>
    <w:basedOn w:val="Normal"/>
    <w:rsid w:val="006776CD"/>
    <w:pPr>
      <w:pBdr>
        <w:top w:val="single" w:sz="4" w:space="0" w:color="auto"/>
      </w:pBdr>
      <w:spacing w:beforeLines="1" w:afterLines="1"/>
      <w:jc w:val="center"/>
    </w:pPr>
    <w:rPr>
      <w:rFonts w:ascii="Times" w:hAnsi="Times"/>
      <w:sz w:val="20"/>
      <w:szCs w:val="20"/>
    </w:rPr>
  </w:style>
  <w:style w:type="paragraph" w:customStyle="1" w:styleId="xl35">
    <w:name w:val="xl35"/>
    <w:basedOn w:val="Normal"/>
    <w:rsid w:val="006776CD"/>
    <w:pPr>
      <w:spacing w:beforeLines="1" w:afterLines="1"/>
      <w:jc w:val="center"/>
    </w:pPr>
    <w:rPr>
      <w:rFonts w:ascii="Times" w:hAnsi="Times"/>
      <w:sz w:val="20"/>
      <w:szCs w:val="20"/>
    </w:rPr>
  </w:style>
  <w:style w:type="paragraph" w:customStyle="1" w:styleId="xl36">
    <w:name w:val="xl36"/>
    <w:basedOn w:val="Normal"/>
    <w:rsid w:val="006776CD"/>
    <w:pPr>
      <w:pBdr>
        <w:bottom w:val="single" w:sz="4" w:space="0" w:color="auto"/>
      </w:pBdr>
      <w:spacing w:beforeLines="1" w:afterLines="1"/>
      <w:jc w:val="center"/>
    </w:pPr>
    <w:rPr>
      <w:rFonts w:ascii="Times" w:hAnsi="Times"/>
      <w:sz w:val="20"/>
      <w:szCs w:val="20"/>
    </w:rPr>
  </w:style>
  <w:style w:type="paragraph" w:customStyle="1" w:styleId="xl37">
    <w:name w:val="xl37"/>
    <w:basedOn w:val="Normal"/>
    <w:rsid w:val="006776CD"/>
    <w:pPr>
      <w:pBdr>
        <w:top w:val="single" w:sz="4" w:space="0" w:color="auto"/>
      </w:pBdr>
      <w:spacing w:beforeLines="1" w:afterLines="1"/>
      <w:jc w:val="right"/>
    </w:pPr>
    <w:rPr>
      <w:rFonts w:ascii="Times" w:hAnsi="Times"/>
      <w:sz w:val="20"/>
      <w:szCs w:val="20"/>
    </w:rPr>
  </w:style>
  <w:style w:type="paragraph" w:customStyle="1" w:styleId="xl38">
    <w:name w:val="xl38"/>
    <w:basedOn w:val="Normal"/>
    <w:rsid w:val="006776CD"/>
    <w:pPr>
      <w:pBdr>
        <w:top w:val="single" w:sz="4" w:space="0" w:color="auto"/>
      </w:pBdr>
      <w:spacing w:beforeLines="1" w:afterLines="1"/>
    </w:pPr>
    <w:rPr>
      <w:rFonts w:ascii="Times" w:hAnsi="Times"/>
      <w:sz w:val="20"/>
      <w:szCs w:val="20"/>
    </w:rPr>
  </w:style>
  <w:style w:type="paragraph" w:customStyle="1" w:styleId="xl39">
    <w:name w:val="xl39"/>
    <w:basedOn w:val="Normal"/>
    <w:rsid w:val="006776CD"/>
    <w:pPr>
      <w:pBdr>
        <w:top w:val="single" w:sz="4" w:space="0" w:color="auto"/>
      </w:pBdr>
      <w:spacing w:beforeLines="1" w:afterLines="1"/>
      <w:jc w:val="center"/>
    </w:pPr>
    <w:rPr>
      <w:rFonts w:ascii="Times New Roman" w:hAnsi="Times New Roman"/>
    </w:rPr>
  </w:style>
  <w:style w:type="paragraph" w:customStyle="1" w:styleId="xl40">
    <w:name w:val="xl40"/>
    <w:basedOn w:val="Normal"/>
    <w:rsid w:val="006776CD"/>
    <w:pPr>
      <w:pBdr>
        <w:top w:val="single" w:sz="4" w:space="0" w:color="auto"/>
      </w:pBdr>
      <w:spacing w:beforeLines="1" w:afterLines="1"/>
    </w:pPr>
    <w:rPr>
      <w:rFonts w:ascii="Times" w:hAnsi="Times"/>
      <w:sz w:val="20"/>
      <w:szCs w:val="20"/>
    </w:rPr>
  </w:style>
  <w:style w:type="paragraph" w:customStyle="1" w:styleId="xl41">
    <w:name w:val="xl41"/>
    <w:basedOn w:val="Normal"/>
    <w:rsid w:val="006776CD"/>
    <w:pPr>
      <w:pBdr>
        <w:top w:val="single" w:sz="4" w:space="0" w:color="auto"/>
      </w:pBdr>
      <w:spacing w:beforeLines="1" w:afterLines="1"/>
      <w:jc w:val="center"/>
    </w:pPr>
    <w:rPr>
      <w:rFonts w:ascii="Times" w:hAnsi="Times"/>
      <w:sz w:val="20"/>
      <w:szCs w:val="20"/>
    </w:rPr>
  </w:style>
  <w:style w:type="paragraph" w:customStyle="1" w:styleId="xl42">
    <w:name w:val="xl42"/>
    <w:basedOn w:val="Normal"/>
    <w:rsid w:val="006776CD"/>
    <w:pPr>
      <w:pBdr>
        <w:top w:val="single" w:sz="4" w:space="0" w:color="auto"/>
      </w:pBdr>
      <w:spacing w:beforeLines="1" w:afterLines="1"/>
      <w:jc w:val="center"/>
    </w:pPr>
    <w:rPr>
      <w:rFonts w:ascii="Times" w:hAnsi="Times"/>
      <w:sz w:val="20"/>
      <w:szCs w:val="20"/>
    </w:rPr>
  </w:style>
  <w:style w:type="paragraph" w:customStyle="1" w:styleId="xl43">
    <w:name w:val="xl43"/>
    <w:basedOn w:val="Normal"/>
    <w:rsid w:val="006776CD"/>
    <w:pPr>
      <w:spacing w:beforeLines="1" w:afterLines="1"/>
      <w:jc w:val="center"/>
    </w:pPr>
    <w:rPr>
      <w:rFonts w:ascii="Times" w:hAnsi="Times"/>
      <w:sz w:val="20"/>
      <w:szCs w:val="20"/>
    </w:rPr>
  </w:style>
  <w:style w:type="paragraph" w:styleId="Revision">
    <w:name w:val="Revision"/>
    <w:hidden/>
    <w:rsid w:val="006776CD"/>
    <w:rPr>
      <w:rFonts w:ascii="Times New Roman" w:hAnsi="Times New Roman"/>
    </w:rPr>
  </w:style>
  <w:style w:type="table" w:styleId="TableGrid">
    <w:name w:val="Table Grid"/>
    <w:basedOn w:val="TableNormal"/>
    <w:rsid w:val="006776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6776CD"/>
    <w:pPr>
      <w:spacing w:beforeLines="1" w:afterLines="1"/>
    </w:pPr>
    <w:rPr>
      <w:rFonts w:ascii="Times" w:hAnsi="Times" w:cs="Times New Roman"/>
      <w:sz w:val="20"/>
      <w:szCs w:val="20"/>
    </w:rPr>
  </w:style>
  <w:style w:type="paragraph" w:customStyle="1" w:styleId="font7">
    <w:name w:val="font7"/>
    <w:basedOn w:val="Normal"/>
    <w:rsid w:val="006776CD"/>
    <w:pPr>
      <w:spacing w:beforeLines="1" w:afterLines="1"/>
    </w:pPr>
    <w:rPr>
      <w:rFonts w:ascii="Times New Roman" w:hAnsi="Times New Roman"/>
    </w:rPr>
  </w:style>
  <w:style w:type="paragraph" w:customStyle="1" w:styleId="font8">
    <w:name w:val="font8"/>
    <w:basedOn w:val="Normal"/>
    <w:rsid w:val="006776CD"/>
    <w:pPr>
      <w:spacing w:beforeLines="1" w:afterLines="1"/>
    </w:pPr>
    <w:rPr>
      <w:rFonts w:ascii="Times New Roman" w:hAnsi="Times New Roman"/>
      <w:b/>
      <w:bCs/>
    </w:rPr>
  </w:style>
  <w:style w:type="character" w:styleId="Emphasis">
    <w:name w:val="Emphasis"/>
    <w:basedOn w:val="DefaultParagraphFont"/>
    <w:uiPriority w:val="20"/>
    <w:qFormat/>
    <w:rsid w:val="007C721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890EEE"/>
    <w:pPr>
      <w:keepNext/>
      <w:keepLines/>
      <w:spacing w:before="200" w:line="480" w:lineRule="auto"/>
      <w:outlineLvl w:val="2"/>
    </w:pPr>
    <w:rPr>
      <w:rFonts w:ascii="Times New Roman" w:eastAsiaTheme="majorEastAsia" w:hAnsi="Times New Roman" w:cstheme="majorBidi"/>
      <w:b/>
      <w:bCs/>
      <w:szCs w:val="28"/>
    </w:rPr>
  </w:style>
  <w:style w:type="paragraph" w:styleId="Heading4">
    <w:name w:val="heading 4"/>
    <w:basedOn w:val="Normal"/>
    <w:next w:val="Normal"/>
    <w:link w:val="Heading4Char"/>
    <w:autoRedefine/>
    <w:uiPriority w:val="9"/>
    <w:unhideWhenUsed/>
    <w:qFormat/>
    <w:rsid w:val="006776CD"/>
    <w:pPr>
      <w:keepNext/>
      <w:keepLines/>
      <w:spacing w:before="200" w:line="480" w:lineRule="auto"/>
      <w:outlineLvl w:val="3"/>
    </w:pPr>
    <w:rPr>
      <w:rFonts w:ascii="Times New Roman" w:eastAsiaTheme="majorEastAsia" w:hAnsi="Times New Roman" w:cstheme="majorBidi"/>
      <w:b/>
      <w:bCs/>
    </w:rPr>
  </w:style>
  <w:style w:type="paragraph" w:styleId="Heading5">
    <w:name w:val="heading 5"/>
    <w:basedOn w:val="Normal"/>
    <w:next w:val="Normal"/>
    <w:link w:val="Heading5Char"/>
    <w:uiPriority w:val="9"/>
    <w:unhideWhenUsed/>
    <w:qFormat/>
    <w:rsid w:val="006776CD"/>
    <w:pPr>
      <w:keepNext/>
      <w:keepLines/>
      <w:spacing w:before="200" w:line="480" w:lineRule="auto"/>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90EEE"/>
    <w:rPr>
      <w:rFonts w:ascii="Times New Roman" w:eastAsiaTheme="majorEastAsia" w:hAnsi="Times New Roman" w:cstheme="majorBidi"/>
      <w:b/>
      <w:bCs/>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qFormat/>
    <w:rsid w:val="00C12CE3"/>
    <w:pPr>
      <w:ind w:left="720"/>
      <w:contextualSpacing/>
    </w:pPr>
  </w:style>
  <w:style w:type="character" w:styleId="CommentReference">
    <w:name w:val="annotation reference"/>
    <w:basedOn w:val="DefaultParagraphFont"/>
    <w:unhideWhenUsed/>
    <w:rsid w:val="00CD1604"/>
    <w:rPr>
      <w:sz w:val="18"/>
      <w:szCs w:val="18"/>
    </w:rPr>
  </w:style>
  <w:style w:type="paragraph" w:styleId="CommentText">
    <w:name w:val="annotation text"/>
    <w:basedOn w:val="Normal"/>
    <w:link w:val="CommentTextChar"/>
    <w:unhideWhenUsed/>
    <w:rsid w:val="00CD1604"/>
  </w:style>
  <w:style w:type="character" w:customStyle="1" w:styleId="CommentTextChar">
    <w:name w:val="Comment Text Char"/>
    <w:basedOn w:val="DefaultParagraphFont"/>
    <w:link w:val="CommentText"/>
    <w:rsid w:val="00CD1604"/>
  </w:style>
  <w:style w:type="paragraph" w:styleId="CommentSubject">
    <w:name w:val="annotation subject"/>
    <w:basedOn w:val="CommentText"/>
    <w:next w:val="CommentText"/>
    <w:link w:val="CommentSubjectChar"/>
    <w:unhideWhenUsed/>
    <w:rsid w:val="00CD1604"/>
    <w:rPr>
      <w:b/>
      <w:bCs/>
      <w:sz w:val="20"/>
      <w:szCs w:val="20"/>
    </w:rPr>
  </w:style>
  <w:style w:type="character" w:customStyle="1" w:styleId="CommentSubjectChar">
    <w:name w:val="Comment Subject Char"/>
    <w:basedOn w:val="CommentTextChar"/>
    <w:link w:val="CommentSubject"/>
    <w:rsid w:val="00CD1604"/>
    <w:rPr>
      <w:b/>
      <w:bCs/>
      <w:sz w:val="20"/>
      <w:szCs w:val="20"/>
    </w:rPr>
  </w:style>
  <w:style w:type="paragraph" w:styleId="BalloonText">
    <w:name w:val="Balloon Text"/>
    <w:basedOn w:val="Normal"/>
    <w:link w:val="BalloonTextChar"/>
    <w:unhideWhenUsed/>
    <w:rsid w:val="00CD1604"/>
    <w:rPr>
      <w:rFonts w:ascii="Lucida Grande" w:hAnsi="Lucida Grande"/>
      <w:sz w:val="18"/>
      <w:szCs w:val="18"/>
    </w:rPr>
  </w:style>
  <w:style w:type="character" w:customStyle="1" w:styleId="BalloonTextChar">
    <w:name w:val="Balloon Text Char"/>
    <w:basedOn w:val="DefaultParagraphFont"/>
    <w:link w:val="BalloonText"/>
    <w:rsid w:val="00CD1604"/>
    <w:rPr>
      <w:rFonts w:ascii="Lucida Grande" w:hAnsi="Lucida Grande"/>
      <w:sz w:val="18"/>
      <w:szCs w:val="18"/>
    </w:rPr>
  </w:style>
  <w:style w:type="character" w:customStyle="1" w:styleId="Heading4Char">
    <w:name w:val="Heading 4 Char"/>
    <w:basedOn w:val="DefaultParagraphFont"/>
    <w:link w:val="Heading4"/>
    <w:uiPriority w:val="9"/>
    <w:rsid w:val="006776CD"/>
    <w:rPr>
      <w:rFonts w:ascii="Times New Roman" w:eastAsiaTheme="majorEastAsia" w:hAnsi="Times New Roman" w:cstheme="majorBidi"/>
      <w:b/>
      <w:bCs/>
    </w:rPr>
  </w:style>
  <w:style w:type="character" w:customStyle="1" w:styleId="Heading5Char">
    <w:name w:val="Heading 5 Char"/>
    <w:basedOn w:val="DefaultParagraphFont"/>
    <w:link w:val="Heading5"/>
    <w:uiPriority w:val="9"/>
    <w:rsid w:val="006776CD"/>
    <w:rPr>
      <w:rFonts w:asciiTheme="majorHAnsi" w:eastAsiaTheme="majorEastAsia" w:hAnsiTheme="majorHAnsi" w:cstheme="majorBidi"/>
      <w:i/>
      <w:iCs/>
      <w:color w:val="4F81BD" w:themeColor="accent1"/>
    </w:rPr>
  </w:style>
  <w:style w:type="paragraph" w:styleId="Date">
    <w:name w:val="Date"/>
    <w:next w:val="Normal"/>
    <w:link w:val="DateChar"/>
    <w:qFormat/>
    <w:rsid w:val="006776CD"/>
    <w:pPr>
      <w:keepNext/>
      <w:keepLines/>
      <w:spacing w:after="200"/>
      <w:jc w:val="center"/>
    </w:pPr>
  </w:style>
  <w:style w:type="character" w:customStyle="1" w:styleId="DateChar">
    <w:name w:val="Date Char"/>
    <w:basedOn w:val="DefaultParagraphFont"/>
    <w:link w:val="Date"/>
    <w:rsid w:val="006776CD"/>
  </w:style>
  <w:style w:type="paragraph" w:customStyle="1" w:styleId="BlockQuote">
    <w:name w:val="Block Quote"/>
    <w:basedOn w:val="Normal"/>
    <w:next w:val="Normal"/>
    <w:uiPriority w:val="9"/>
    <w:unhideWhenUsed/>
    <w:qFormat/>
    <w:rsid w:val="006776CD"/>
    <w:pPr>
      <w:spacing w:before="100" w:after="100" w:line="480" w:lineRule="auto"/>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6776CD"/>
    <w:pPr>
      <w:keepNext/>
      <w:keepLines/>
      <w:spacing w:line="480" w:lineRule="auto"/>
    </w:pPr>
    <w:rPr>
      <w:rFonts w:ascii="Times New Roman" w:hAnsi="Times New Roman"/>
      <w:b/>
    </w:rPr>
  </w:style>
  <w:style w:type="paragraph" w:customStyle="1" w:styleId="Definition">
    <w:name w:val="Definition"/>
    <w:basedOn w:val="Normal"/>
    <w:rsid w:val="006776CD"/>
    <w:pPr>
      <w:spacing w:after="200" w:line="480" w:lineRule="auto"/>
    </w:pPr>
    <w:rPr>
      <w:rFonts w:ascii="Times New Roman" w:hAnsi="Times New Roman"/>
    </w:rPr>
  </w:style>
  <w:style w:type="paragraph" w:styleId="BodyText">
    <w:name w:val="Body Text"/>
    <w:basedOn w:val="Normal"/>
    <w:link w:val="BodyTextChar1"/>
    <w:rsid w:val="006776CD"/>
    <w:pPr>
      <w:spacing w:after="120" w:line="480" w:lineRule="auto"/>
    </w:pPr>
    <w:rPr>
      <w:rFonts w:ascii="Times New Roman" w:hAnsi="Times New Roman"/>
    </w:rPr>
  </w:style>
  <w:style w:type="character" w:customStyle="1" w:styleId="BodyTextChar1">
    <w:name w:val="Body Text Char1"/>
    <w:basedOn w:val="DefaultParagraphFont"/>
    <w:link w:val="BodyText"/>
    <w:rsid w:val="006776CD"/>
    <w:rPr>
      <w:rFonts w:ascii="Times New Roman" w:hAnsi="Times New Roman"/>
    </w:rPr>
  </w:style>
  <w:style w:type="paragraph" w:customStyle="1" w:styleId="TableCaption">
    <w:name w:val="Table Caption"/>
    <w:basedOn w:val="Normal"/>
    <w:rsid w:val="006776CD"/>
    <w:pPr>
      <w:spacing w:after="120" w:line="480" w:lineRule="auto"/>
    </w:pPr>
    <w:rPr>
      <w:rFonts w:ascii="Times New Roman" w:hAnsi="Times New Roman"/>
      <w:i/>
    </w:rPr>
  </w:style>
  <w:style w:type="character" w:customStyle="1" w:styleId="VerbatimChar">
    <w:name w:val="Verbatim Char"/>
    <w:basedOn w:val="BodyTextChar"/>
    <w:link w:val="SourceCode"/>
    <w:rsid w:val="006776CD"/>
    <w:rPr>
      <w:rFonts w:ascii="Consolas" w:hAnsi="Consolas"/>
      <w:sz w:val="22"/>
    </w:rPr>
  </w:style>
  <w:style w:type="paragraph" w:customStyle="1" w:styleId="SourceCode">
    <w:name w:val="Source Code"/>
    <w:basedOn w:val="Normal"/>
    <w:link w:val="VerbatimChar"/>
    <w:rsid w:val="006776CD"/>
    <w:pPr>
      <w:wordWrap w:val="0"/>
      <w:spacing w:after="200" w:line="480" w:lineRule="auto"/>
    </w:pPr>
    <w:rPr>
      <w:rFonts w:ascii="Consolas" w:hAnsi="Consolas"/>
      <w:sz w:val="22"/>
    </w:rPr>
  </w:style>
  <w:style w:type="character" w:customStyle="1" w:styleId="FootnoteRef">
    <w:name w:val="Footnote Ref"/>
    <w:basedOn w:val="BodyTextChar"/>
    <w:rsid w:val="006776CD"/>
    <w:rPr>
      <w:rFonts w:ascii="Times New Roman" w:hAnsi="Times New Roman"/>
      <w:vertAlign w:val="superscript"/>
    </w:rPr>
  </w:style>
  <w:style w:type="character" w:customStyle="1" w:styleId="Link">
    <w:name w:val="Link"/>
    <w:basedOn w:val="BodyTextChar"/>
    <w:rsid w:val="006776CD"/>
    <w:rPr>
      <w:rFonts w:ascii="Times New Roman" w:hAnsi="Times New Roman"/>
      <w:color w:val="4F81BD" w:themeColor="accent1"/>
    </w:rPr>
  </w:style>
  <w:style w:type="character" w:customStyle="1" w:styleId="KeywordTok">
    <w:name w:val="KeywordTok"/>
    <w:basedOn w:val="VerbatimChar"/>
    <w:rsid w:val="006776CD"/>
    <w:rPr>
      <w:rFonts w:ascii="Consolas" w:hAnsi="Consolas"/>
      <w:b/>
      <w:color w:val="007020"/>
      <w:sz w:val="22"/>
    </w:rPr>
  </w:style>
  <w:style w:type="character" w:customStyle="1" w:styleId="DataTypeTok">
    <w:name w:val="DataTypeTok"/>
    <w:basedOn w:val="VerbatimChar"/>
    <w:rsid w:val="006776CD"/>
    <w:rPr>
      <w:rFonts w:ascii="Consolas" w:hAnsi="Consolas"/>
      <w:color w:val="902000"/>
      <w:sz w:val="22"/>
    </w:rPr>
  </w:style>
  <w:style w:type="character" w:customStyle="1" w:styleId="DecValTok">
    <w:name w:val="DecValTok"/>
    <w:basedOn w:val="VerbatimChar"/>
    <w:rsid w:val="006776CD"/>
    <w:rPr>
      <w:rFonts w:ascii="Consolas" w:hAnsi="Consolas"/>
      <w:color w:val="40A070"/>
      <w:sz w:val="22"/>
    </w:rPr>
  </w:style>
  <w:style w:type="character" w:customStyle="1" w:styleId="BaseNTok">
    <w:name w:val="BaseNTok"/>
    <w:basedOn w:val="VerbatimChar"/>
    <w:rsid w:val="006776CD"/>
    <w:rPr>
      <w:rFonts w:ascii="Consolas" w:hAnsi="Consolas"/>
      <w:color w:val="40A070"/>
      <w:sz w:val="22"/>
    </w:rPr>
  </w:style>
  <w:style w:type="character" w:customStyle="1" w:styleId="FloatTok">
    <w:name w:val="FloatTok"/>
    <w:basedOn w:val="VerbatimChar"/>
    <w:rsid w:val="006776CD"/>
    <w:rPr>
      <w:rFonts w:ascii="Consolas" w:hAnsi="Consolas"/>
      <w:color w:val="40A070"/>
      <w:sz w:val="22"/>
    </w:rPr>
  </w:style>
  <w:style w:type="character" w:customStyle="1" w:styleId="CharTok">
    <w:name w:val="CharTok"/>
    <w:basedOn w:val="VerbatimChar"/>
    <w:rsid w:val="006776CD"/>
    <w:rPr>
      <w:rFonts w:ascii="Consolas" w:hAnsi="Consolas"/>
      <w:color w:val="4070A0"/>
      <w:sz w:val="22"/>
    </w:rPr>
  </w:style>
  <w:style w:type="character" w:customStyle="1" w:styleId="StringTok">
    <w:name w:val="StringTok"/>
    <w:basedOn w:val="VerbatimChar"/>
    <w:rsid w:val="006776CD"/>
    <w:rPr>
      <w:rFonts w:ascii="Consolas" w:hAnsi="Consolas"/>
      <w:color w:val="4070A0"/>
      <w:sz w:val="22"/>
    </w:rPr>
  </w:style>
  <w:style w:type="character" w:customStyle="1" w:styleId="CommentTok">
    <w:name w:val="CommentTok"/>
    <w:basedOn w:val="VerbatimChar"/>
    <w:rsid w:val="006776CD"/>
    <w:rPr>
      <w:rFonts w:ascii="Consolas" w:hAnsi="Consolas"/>
      <w:i/>
      <w:color w:val="60A0B0"/>
      <w:sz w:val="22"/>
    </w:rPr>
  </w:style>
  <w:style w:type="character" w:customStyle="1" w:styleId="OtherTok">
    <w:name w:val="OtherTok"/>
    <w:basedOn w:val="VerbatimChar"/>
    <w:rsid w:val="006776CD"/>
    <w:rPr>
      <w:rFonts w:ascii="Consolas" w:hAnsi="Consolas"/>
      <w:color w:val="007020"/>
      <w:sz w:val="22"/>
    </w:rPr>
  </w:style>
  <w:style w:type="character" w:customStyle="1" w:styleId="AlertTok">
    <w:name w:val="AlertTok"/>
    <w:basedOn w:val="VerbatimChar"/>
    <w:rsid w:val="006776CD"/>
    <w:rPr>
      <w:rFonts w:ascii="Consolas" w:hAnsi="Consolas"/>
      <w:b/>
      <w:color w:val="FF0000"/>
      <w:sz w:val="22"/>
    </w:rPr>
  </w:style>
  <w:style w:type="character" w:customStyle="1" w:styleId="FunctionTok">
    <w:name w:val="FunctionTok"/>
    <w:basedOn w:val="VerbatimChar"/>
    <w:rsid w:val="006776CD"/>
    <w:rPr>
      <w:rFonts w:ascii="Consolas" w:hAnsi="Consolas"/>
      <w:color w:val="06287E"/>
      <w:sz w:val="22"/>
    </w:rPr>
  </w:style>
  <w:style w:type="character" w:customStyle="1" w:styleId="RegionMarkerTok">
    <w:name w:val="RegionMarkerTok"/>
    <w:basedOn w:val="VerbatimChar"/>
    <w:rsid w:val="006776CD"/>
    <w:rPr>
      <w:rFonts w:ascii="Consolas" w:hAnsi="Consolas"/>
      <w:sz w:val="22"/>
    </w:rPr>
  </w:style>
  <w:style w:type="character" w:customStyle="1" w:styleId="ErrorTok">
    <w:name w:val="ErrorTok"/>
    <w:basedOn w:val="VerbatimChar"/>
    <w:rsid w:val="006776CD"/>
    <w:rPr>
      <w:rFonts w:ascii="Consolas" w:hAnsi="Consolas"/>
      <w:b/>
      <w:color w:val="FF0000"/>
      <w:sz w:val="22"/>
    </w:rPr>
  </w:style>
  <w:style w:type="character" w:customStyle="1" w:styleId="NormalTok">
    <w:name w:val="NormalTok"/>
    <w:basedOn w:val="VerbatimChar"/>
    <w:rsid w:val="006776CD"/>
    <w:rPr>
      <w:rFonts w:ascii="Consolas" w:hAnsi="Consolas"/>
      <w:sz w:val="22"/>
    </w:rPr>
  </w:style>
  <w:style w:type="character" w:styleId="Hyperlink">
    <w:name w:val="Hyperlink"/>
    <w:basedOn w:val="DefaultParagraphFont"/>
    <w:uiPriority w:val="99"/>
    <w:rsid w:val="006776CD"/>
    <w:rPr>
      <w:color w:val="0000D4"/>
      <w:u w:val="single"/>
    </w:rPr>
  </w:style>
  <w:style w:type="character" w:styleId="FollowedHyperlink">
    <w:name w:val="FollowedHyperlink"/>
    <w:basedOn w:val="DefaultParagraphFont"/>
    <w:uiPriority w:val="99"/>
    <w:rsid w:val="006776CD"/>
    <w:rPr>
      <w:color w:val="993366"/>
      <w:u w:val="single"/>
    </w:rPr>
  </w:style>
  <w:style w:type="paragraph" w:customStyle="1" w:styleId="font5">
    <w:name w:val="font5"/>
    <w:basedOn w:val="Normal"/>
    <w:rsid w:val="006776CD"/>
    <w:pPr>
      <w:spacing w:beforeLines="1" w:afterLines="1"/>
    </w:pPr>
    <w:rPr>
      <w:rFonts w:ascii="Verdana" w:hAnsi="Verdana"/>
      <w:sz w:val="16"/>
      <w:szCs w:val="16"/>
    </w:rPr>
  </w:style>
  <w:style w:type="paragraph" w:customStyle="1" w:styleId="font6">
    <w:name w:val="font6"/>
    <w:basedOn w:val="Normal"/>
    <w:rsid w:val="006776CD"/>
    <w:pPr>
      <w:spacing w:beforeLines="1" w:afterLines="1"/>
    </w:pPr>
    <w:rPr>
      <w:rFonts w:ascii="Verdana" w:hAnsi="Verdana"/>
      <w:i/>
      <w:iCs/>
      <w:sz w:val="20"/>
      <w:szCs w:val="20"/>
    </w:rPr>
  </w:style>
  <w:style w:type="paragraph" w:customStyle="1" w:styleId="xl24">
    <w:name w:val="xl24"/>
    <w:basedOn w:val="Normal"/>
    <w:rsid w:val="006776CD"/>
    <w:pPr>
      <w:spacing w:beforeLines="1" w:afterLines="1"/>
      <w:jc w:val="right"/>
    </w:pPr>
    <w:rPr>
      <w:rFonts w:ascii="Times" w:hAnsi="Times"/>
      <w:sz w:val="20"/>
      <w:szCs w:val="20"/>
    </w:rPr>
  </w:style>
  <w:style w:type="paragraph" w:customStyle="1" w:styleId="xl25">
    <w:name w:val="xl25"/>
    <w:basedOn w:val="Normal"/>
    <w:rsid w:val="006776CD"/>
    <w:pPr>
      <w:spacing w:beforeLines="1" w:afterLines="1"/>
      <w:jc w:val="center"/>
    </w:pPr>
    <w:rPr>
      <w:rFonts w:ascii="Times" w:hAnsi="Times"/>
      <w:sz w:val="20"/>
      <w:szCs w:val="20"/>
    </w:rPr>
  </w:style>
  <w:style w:type="paragraph" w:customStyle="1" w:styleId="xl26">
    <w:name w:val="xl26"/>
    <w:basedOn w:val="Normal"/>
    <w:rsid w:val="006776CD"/>
    <w:pPr>
      <w:pBdr>
        <w:bottom w:val="single" w:sz="4" w:space="0" w:color="auto"/>
      </w:pBdr>
      <w:spacing w:beforeLines="1" w:afterLines="1"/>
      <w:jc w:val="center"/>
    </w:pPr>
    <w:rPr>
      <w:rFonts w:ascii="Times" w:hAnsi="Times"/>
      <w:sz w:val="20"/>
      <w:szCs w:val="20"/>
    </w:rPr>
  </w:style>
  <w:style w:type="paragraph" w:customStyle="1" w:styleId="xl27">
    <w:name w:val="xl27"/>
    <w:basedOn w:val="Normal"/>
    <w:rsid w:val="006776CD"/>
    <w:pPr>
      <w:pBdr>
        <w:bottom w:val="single" w:sz="4" w:space="0" w:color="auto"/>
      </w:pBdr>
      <w:spacing w:beforeLines="1" w:afterLines="1"/>
      <w:jc w:val="center"/>
    </w:pPr>
    <w:rPr>
      <w:rFonts w:ascii="Times" w:hAnsi="Times"/>
      <w:sz w:val="20"/>
      <w:szCs w:val="20"/>
    </w:rPr>
  </w:style>
  <w:style w:type="paragraph" w:customStyle="1" w:styleId="xl28">
    <w:name w:val="xl28"/>
    <w:basedOn w:val="Normal"/>
    <w:rsid w:val="006776CD"/>
    <w:pPr>
      <w:pBdr>
        <w:bottom w:val="single" w:sz="4" w:space="0" w:color="auto"/>
      </w:pBdr>
      <w:spacing w:beforeLines="1" w:afterLines="1"/>
      <w:jc w:val="center"/>
    </w:pPr>
    <w:rPr>
      <w:rFonts w:ascii="Times" w:hAnsi="Times"/>
      <w:i/>
      <w:iCs/>
      <w:sz w:val="20"/>
      <w:szCs w:val="20"/>
    </w:rPr>
  </w:style>
  <w:style w:type="paragraph" w:customStyle="1" w:styleId="xl29">
    <w:name w:val="xl29"/>
    <w:basedOn w:val="Normal"/>
    <w:rsid w:val="006776CD"/>
    <w:pPr>
      <w:pBdr>
        <w:bottom w:val="single" w:sz="4" w:space="0" w:color="auto"/>
      </w:pBdr>
      <w:spacing w:beforeLines="1" w:afterLines="1"/>
      <w:jc w:val="right"/>
    </w:pPr>
    <w:rPr>
      <w:rFonts w:ascii="Times" w:hAnsi="Times"/>
      <w:sz w:val="20"/>
      <w:szCs w:val="20"/>
    </w:rPr>
  </w:style>
  <w:style w:type="paragraph" w:customStyle="1" w:styleId="xl30">
    <w:name w:val="xl30"/>
    <w:basedOn w:val="Normal"/>
    <w:rsid w:val="006776CD"/>
    <w:pPr>
      <w:pBdr>
        <w:bottom w:val="single" w:sz="4" w:space="0" w:color="auto"/>
      </w:pBdr>
      <w:spacing w:beforeLines="1" w:afterLines="1"/>
    </w:pPr>
    <w:rPr>
      <w:rFonts w:ascii="Times" w:hAnsi="Times"/>
      <w:sz w:val="20"/>
      <w:szCs w:val="20"/>
    </w:rPr>
  </w:style>
  <w:style w:type="paragraph" w:customStyle="1" w:styleId="xl31">
    <w:name w:val="xl31"/>
    <w:basedOn w:val="Normal"/>
    <w:rsid w:val="006776CD"/>
    <w:pPr>
      <w:pBdr>
        <w:top w:val="single" w:sz="4" w:space="0" w:color="auto"/>
      </w:pBdr>
      <w:spacing w:beforeLines="1" w:afterLines="1"/>
      <w:jc w:val="right"/>
    </w:pPr>
    <w:rPr>
      <w:rFonts w:ascii="Times" w:hAnsi="Times"/>
      <w:sz w:val="20"/>
      <w:szCs w:val="20"/>
    </w:rPr>
  </w:style>
  <w:style w:type="paragraph" w:customStyle="1" w:styleId="xl32">
    <w:name w:val="xl32"/>
    <w:basedOn w:val="Normal"/>
    <w:rsid w:val="006776CD"/>
    <w:pPr>
      <w:pBdr>
        <w:top w:val="single" w:sz="4" w:space="0" w:color="auto"/>
      </w:pBdr>
      <w:spacing w:beforeLines="1" w:afterLines="1"/>
      <w:jc w:val="center"/>
    </w:pPr>
    <w:rPr>
      <w:rFonts w:ascii="Times" w:hAnsi="Times"/>
      <w:sz w:val="20"/>
      <w:szCs w:val="20"/>
    </w:rPr>
  </w:style>
  <w:style w:type="paragraph" w:customStyle="1" w:styleId="xl33">
    <w:name w:val="xl33"/>
    <w:basedOn w:val="Normal"/>
    <w:rsid w:val="006776CD"/>
    <w:pPr>
      <w:pBdr>
        <w:top w:val="single" w:sz="4" w:space="0" w:color="auto"/>
      </w:pBdr>
      <w:spacing w:beforeLines="1" w:afterLines="1"/>
    </w:pPr>
    <w:rPr>
      <w:rFonts w:ascii="Times" w:hAnsi="Times"/>
      <w:sz w:val="20"/>
      <w:szCs w:val="20"/>
    </w:rPr>
  </w:style>
  <w:style w:type="paragraph" w:customStyle="1" w:styleId="xl34">
    <w:name w:val="xl34"/>
    <w:basedOn w:val="Normal"/>
    <w:rsid w:val="006776CD"/>
    <w:pPr>
      <w:pBdr>
        <w:top w:val="single" w:sz="4" w:space="0" w:color="auto"/>
      </w:pBdr>
      <w:spacing w:beforeLines="1" w:afterLines="1"/>
      <w:jc w:val="center"/>
    </w:pPr>
    <w:rPr>
      <w:rFonts w:ascii="Times" w:hAnsi="Times"/>
      <w:sz w:val="20"/>
      <w:szCs w:val="20"/>
    </w:rPr>
  </w:style>
  <w:style w:type="paragraph" w:customStyle="1" w:styleId="xl35">
    <w:name w:val="xl35"/>
    <w:basedOn w:val="Normal"/>
    <w:rsid w:val="006776CD"/>
    <w:pPr>
      <w:spacing w:beforeLines="1" w:afterLines="1"/>
      <w:jc w:val="center"/>
    </w:pPr>
    <w:rPr>
      <w:rFonts w:ascii="Times" w:hAnsi="Times"/>
      <w:sz w:val="20"/>
      <w:szCs w:val="20"/>
    </w:rPr>
  </w:style>
  <w:style w:type="paragraph" w:customStyle="1" w:styleId="xl36">
    <w:name w:val="xl36"/>
    <w:basedOn w:val="Normal"/>
    <w:rsid w:val="006776CD"/>
    <w:pPr>
      <w:pBdr>
        <w:bottom w:val="single" w:sz="4" w:space="0" w:color="auto"/>
      </w:pBdr>
      <w:spacing w:beforeLines="1" w:afterLines="1"/>
      <w:jc w:val="center"/>
    </w:pPr>
    <w:rPr>
      <w:rFonts w:ascii="Times" w:hAnsi="Times"/>
      <w:sz w:val="20"/>
      <w:szCs w:val="20"/>
    </w:rPr>
  </w:style>
  <w:style w:type="paragraph" w:customStyle="1" w:styleId="xl37">
    <w:name w:val="xl37"/>
    <w:basedOn w:val="Normal"/>
    <w:rsid w:val="006776CD"/>
    <w:pPr>
      <w:pBdr>
        <w:top w:val="single" w:sz="4" w:space="0" w:color="auto"/>
      </w:pBdr>
      <w:spacing w:beforeLines="1" w:afterLines="1"/>
      <w:jc w:val="right"/>
    </w:pPr>
    <w:rPr>
      <w:rFonts w:ascii="Times" w:hAnsi="Times"/>
      <w:sz w:val="20"/>
      <w:szCs w:val="20"/>
    </w:rPr>
  </w:style>
  <w:style w:type="paragraph" w:customStyle="1" w:styleId="xl38">
    <w:name w:val="xl38"/>
    <w:basedOn w:val="Normal"/>
    <w:rsid w:val="006776CD"/>
    <w:pPr>
      <w:pBdr>
        <w:top w:val="single" w:sz="4" w:space="0" w:color="auto"/>
      </w:pBdr>
      <w:spacing w:beforeLines="1" w:afterLines="1"/>
    </w:pPr>
    <w:rPr>
      <w:rFonts w:ascii="Times" w:hAnsi="Times"/>
      <w:sz w:val="20"/>
      <w:szCs w:val="20"/>
    </w:rPr>
  </w:style>
  <w:style w:type="paragraph" w:customStyle="1" w:styleId="xl39">
    <w:name w:val="xl39"/>
    <w:basedOn w:val="Normal"/>
    <w:rsid w:val="006776CD"/>
    <w:pPr>
      <w:pBdr>
        <w:top w:val="single" w:sz="4" w:space="0" w:color="auto"/>
      </w:pBdr>
      <w:spacing w:beforeLines="1" w:afterLines="1"/>
      <w:jc w:val="center"/>
    </w:pPr>
    <w:rPr>
      <w:rFonts w:ascii="Times New Roman" w:hAnsi="Times New Roman"/>
    </w:rPr>
  </w:style>
  <w:style w:type="paragraph" w:customStyle="1" w:styleId="xl40">
    <w:name w:val="xl40"/>
    <w:basedOn w:val="Normal"/>
    <w:rsid w:val="006776CD"/>
    <w:pPr>
      <w:pBdr>
        <w:top w:val="single" w:sz="4" w:space="0" w:color="auto"/>
      </w:pBdr>
      <w:spacing w:beforeLines="1" w:afterLines="1"/>
    </w:pPr>
    <w:rPr>
      <w:rFonts w:ascii="Times" w:hAnsi="Times"/>
      <w:sz w:val="20"/>
      <w:szCs w:val="20"/>
    </w:rPr>
  </w:style>
  <w:style w:type="paragraph" w:customStyle="1" w:styleId="xl41">
    <w:name w:val="xl41"/>
    <w:basedOn w:val="Normal"/>
    <w:rsid w:val="006776CD"/>
    <w:pPr>
      <w:pBdr>
        <w:top w:val="single" w:sz="4" w:space="0" w:color="auto"/>
      </w:pBdr>
      <w:spacing w:beforeLines="1" w:afterLines="1"/>
      <w:jc w:val="center"/>
    </w:pPr>
    <w:rPr>
      <w:rFonts w:ascii="Times" w:hAnsi="Times"/>
      <w:sz w:val="20"/>
      <w:szCs w:val="20"/>
    </w:rPr>
  </w:style>
  <w:style w:type="paragraph" w:customStyle="1" w:styleId="xl42">
    <w:name w:val="xl42"/>
    <w:basedOn w:val="Normal"/>
    <w:rsid w:val="006776CD"/>
    <w:pPr>
      <w:pBdr>
        <w:top w:val="single" w:sz="4" w:space="0" w:color="auto"/>
      </w:pBdr>
      <w:spacing w:beforeLines="1" w:afterLines="1"/>
      <w:jc w:val="center"/>
    </w:pPr>
    <w:rPr>
      <w:rFonts w:ascii="Times" w:hAnsi="Times"/>
      <w:sz w:val="20"/>
      <w:szCs w:val="20"/>
    </w:rPr>
  </w:style>
  <w:style w:type="paragraph" w:customStyle="1" w:styleId="xl43">
    <w:name w:val="xl43"/>
    <w:basedOn w:val="Normal"/>
    <w:rsid w:val="006776CD"/>
    <w:pPr>
      <w:spacing w:beforeLines="1" w:afterLines="1"/>
      <w:jc w:val="center"/>
    </w:pPr>
    <w:rPr>
      <w:rFonts w:ascii="Times" w:hAnsi="Times"/>
      <w:sz w:val="20"/>
      <w:szCs w:val="20"/>
    </w:rPr>
  </w:style>
  <w:style w:type="paragraph" w:styleId="Revision">
    <w:name w:val="Revision"/>
    <w:hidden/>
    <w:rsid w:val="006776CD"/>
    <w:rPr>
      <w:rFonts w:ascii="Times New Roman" w:hAnsi="Times New Roman"/>
    </w:rPr>
  </w:style>
  <w:style w:type="table" w:styleId="TableGrid">
    <w:name w:val="Table Grid"/>
    <w:basedOn w:val="TableNormal"/>
    <w:rsid w:val="006776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rsid w:val="006776CD"/>
    <w:pPr>
      <w:spacing w:beforeLines="1" w:afterLines="1"/>
    </w:pPr>
    <w:rPr>
      <w:rFonts w:ascii="Times" w:hAnsi="Times" w:cs="Times New Roman"/>
      <w:sz w:val="20"/>
      <w:szCs w:val="20"/>
    </w:rPr>
  </w:style>
  <w:style w:type="paragraph" w:customStyle="1" w:styleId="font7">
    <w:name w:val="font7"/>
    <w:basedOn w:val="Normal"/>
    <w:rsid w:val="006776CD"/>
    <w:pPr>
      <w:spacing w:beforeLines="1" w:afterLines="1"/>
    </w:pPr>
    <w:rPr>
      <w:rFonts w:ascii="Times New Roman" w:hAnsi="Times New Roman"/>
    </w:rPr>
  </w:style>
  <w:style w:type="paragraph" w:customStyle="1" w:styleId="font8">
    <w:name w:val="font8"/>
    <w:basedOn w:val="Normal"/>
    <w:rsid w:val="006776CD"/>
    <w:pPr>
      <w:spacing w:beforeLines="1" w:afterLines="1"/>
    </w:pPr>
    <w:rPr>
      <w:rFonts w:ascii="Times New Roman" w:hAnsi="Times New Roman"/>
      <w:b/>
      <w:bCs/>
    </w:rPr>
  </w:style>
  <w:style w:type="character" w:styleId="Emphasis">
    <w:name w:val="Emphasis"/>
    <w:basedOn w:val="DefaultParagraphFont"/>
    <w:uiPriority w:val="20"/>
    <w:qFormat/>
    <w:rsid w:val="007C7219"/>
    <w:rPr>
      <w:i/>
      <w:iCs/>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23</Pages>
  <Words>9293</Words>
  <Characters>52971</Characters>
  <Application>Microsoft Macintosh Word</Application>
  <DocSecurity>0</DocSecurity>
  <Lines>441</Lines>
  <Paragraphs>105</Paragraphs>
  <ScaleCrop>false</ScaleCrop>
  <Company>University of British Columbia</Company>
  <LinksUpToDate>false</LinksUpToDate>
  <CharactersWithSpaces>65052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cp:lastModifiedBy>Matthew Barbour</cp:lastModifiedBy>
  <cp:revision>12</cp:revision>
  <dcterms:created xsi:type="dcterms:W3CDTF">2014-10-26T16:19:00Z</dcterms:created>
  <dcterms:modified xsi:type="dcterms:W3CDTF">2014-11-04T22:01:00Z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ser Name_1">
    <vt:lpwstr>barbour@zoology.ubc.ca@www.mendeley.com</vt:lpwstr>
  </property>
</Properties>
</file>