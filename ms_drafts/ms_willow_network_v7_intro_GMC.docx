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E62" w:rsidRDefault="00F53E62">
      <w:pPr>
        <w:spacing w:line="480" w:lineRule="auto"/>
        <w:rPr>
          <w:rFonts w:ascii="Times New Roman Bold" w:hAnsi="Times New Roman Bold"/>
          <w:sz w:val="32"/>
        </w:rPr>
      </w:pPr>
      <w:commentRangeStart w:id="0"/>
      <w:r>
        <w:t xml:space="preserve"> </w:t>
      </w:r>
      <w:r>
        <w:rPr>
          <w:rFonts w:ascii="Times New Roman Bold" w:hAnsi="Times New Roman Bold"/>
          <w:sz w:val="32"/>
        </w:rPr>
        <w:t>Insect food web</w:t>
      </w:r>
      <w:r>
        <w:t xml:space="preserve"> </w:t>
      </w:r>
      <w:r>
        <w:rPr>
          <w:rFonts w:ascii="Times New Roman Bold" w:hAnsi="Times New Roman Bold"/>
          <w:sz w:val="32"/>
        </w:rPr>
        <w:t>structure depends on host-plant genotype</w:t>
      </w:r>
      <w:commentRangeEnd w:id="0"/>
      <w:r>
        <w:rPr>
          <w:vanish/>
        </w:rPr>
        <w:commentReference w:id="0"/>
      </w:r>
    </w:p>
    <w:p w:rsidR="00F53E62" w:rsidRDefault="00F53E62">
      <w:pPr>
        <w:spacing w:line="480" w:lineRule="auto"/>
        <w:rPr>
          <w:rFonts w:ascii="Times New Roman Bold" w:hAnsi="Times New Roman Bold"/>
        </w:rPr>
      </w:pPr>
    </w:p>
    <w:p w:rsidR="00F53E62" w:rsidRDefault="00F53E62">
      <w:pPr>
        <w:spacing w:line="480" w:lineRule="auto"/>
        <w:rPr>
          <w:rFonts w:ascii="Times New Roman" w:hAnsi="Times New Roman"/>
        </w:rPr>
      </w:pPr>
      <w:r>
        <w:rPr>
          <w:rFonts w:ascii="Times New Roman" w:hAnsi="Times New Roman"/>
        </w:rPr>
        <w:t>Matthew A. Barbour</w:t>
      </w:r>
      <w:r>
        <w:rPr>
          <w:rFonts w:ascii="Times New Roman" w:hAnsi="Times New Roman"/>
          <w:vertAlign w:val="superscript"/>
        </w:rPr>
        <w:t>1*</w:t>
      </w:r>
      <w:r>
        <w:rPr>
          <w:rFonts w:ascii="Times New Roman" w:hAnsi="Times New Roman"/>
        </w:rPr>
        <w:t xml:space="preserve">, </w:t>
      </w:r>
      <w:proofErr w:type="spellStart"/>
      <w:r>
        <w:rPr>
          <w:rFonts w:ascii="Times New Roman" w:hAnsi="Times New Roman"/>
        </w:rPr>
        <w:t>Jordi</w:t>
      </w:r>
      <w:proofErr w:type="spellEnd"/>
      <w:r>
        <w:rPr>
          <w:rFonts w:ascii="Times New Roman" w:hAnsi="Times New Roman"/>
        </w:rPr>
        <w:t xml:space="preserve"> Bascompte</w:t>
      </w:r>
      <w:r>
        <w:rPr>
          <w:rFonts w:ascii="Times New Roman" w:hAnsi="Times New Roman"/>
          <w:vertAlign w:val="superscript"/>
        </w:rPr>
        <w:t>2</w:t>
      </w:r>
      <w:r>
        <w:rPr>
          <w:rFonts w:ascii="Times New Roman" w:hAnsi="Times New Roman"/>
        </w:rPr>
        <w:t>, Joshua R. Nicholson</w:t>
      </w:r>
      <w:r>
        <w:rPr>
          <w:rFonts w:ascii="Times New Roman" w:hAnsi="Times New Roman"/>
          <w:vertAlign w:val="superscript"/>
        </w:rPr>
        <w:t>1</w:t>
      </w:r>
      <w:r>
        <w:rPr>
          <w:rFonts w:ascii="Times New Roman" w:hAnsi="Times New Roman"/>
        </w:rPr>
        <w:t xml:space="preserve">, </w:t>
      </w:r>
      <w:proofErr w:type="spellStart"/>
      <w:r>
        <w:rPr>
          <w:rFonts w:ascii="Times New Roman" w:hAnsi="Times New Roman"/>
        </w:rPr>
        <w:t>Riitta</w:t>
      </w:r>
      <w:proofErr w:type="spellEnd"/>
      <w:r>
        <w:rPr>
          <w:rFonts w:ascii="Times New Roman" w:hAnsi="Times New Roman"/>
        </w:rPr>
        <w:t xml:space="preserve"> Julkunen-Tiitto</w:t>
      </w:r>
      <w:r>
        <w:rPr>
          <w:rFonts w:ascii="Times New Roman" w:hAnsi="Times New Roman"/>
          <w:vertAlign w:val="superscript"/>
        </w:rPr>
        <w:t>3</w:t>
      </w:r>
      <w:r>
        <w:rPr>
          <w:rFonts w:ascii="Times New Roman" w:hAnsi="Times New Roman"/>
        </w:rPr>
        <w:t>, Erik S. Jules</w:t>
      </w:r>
      <w:r>
        <w:rPr>
          <w:rFonts w:ascii="Times New Roman" w:hAnsi="Times New Roman"/>
          <w:vertAlign w:val="superscript"/>
        </w:rPr>
        <w:t>4</w:t>
      </w:r>
      <w:r>
        <w:rPr>
          <w:rFonts w:ascii="Times New Roman" w:hAnsi="Times New Roman"/>
        </w:rPr>
        <w:t>, and Gregory M. Crutsinger</w:t>
      </w:r>
      <w:r>
        <w:rPr>
          <w:rFonts w:ascii="Times New Roman" w:hAnsi="Times New Roman"/>
          <w:vertAlign w:val="superscript"/>
        </w:rPr>
        <w:t>1</w:t>
      </w: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r>
        <w:rPr>
          <w:rFonts w:ascii="Times New Roman" w:hAnsi="Times New Roman"/>
          <w:vertAlign w:val="superscript"/>
        </w:rPr>
        <w:t>1</w:t>
      </w:r>
      <w:r>
        <w:rPr>
          <w:rFonts w:ascii="Times New Roman" w:hAnsi="Times New Roman"/>
        </w:rPr>
        <w:t>Department of Zoology, University of British Columbia, #4200-6270 University Blvd., Vancouver, B.C., V6T 1Z4, Canada</w:t>
      </w:r>
    </w:p>
    <w:p w:rsidR="00F53E62" w:rsidRDefault="00F53E62">
      <w:pPr>
        <w:spacing w:line="480" w:lineRule="auto"/>
        <w:rPr>
          <w:rFonts w:ascii="Times New Roman" w:hAnsi="Times New Roman"/>
        </w:rPr>
      </w:pPr>
      <w:proofErr w:type="gramStart"/>
      <w:r>
        <w:rPr>
          <w:rFonts w:ascii="Times New Roman" w:hAnsi="Times New Roman"/>
          <w:vertAlign w:val="superscript"/>
        </w:rPr>
        <w:t>2</w:t>
      </w:r>
      <w:r>
        <w:rPr>
          <w:rFonts w:ascii="Times New Roman" w:hAnsi="Times New Roman"/>
        </w:rPr>
        <w:t xml:space="preserve">Estación </w:t>
      </w:r>
      <w:proofErr w:type="spellStart"/>
      <w:r>
        <w:rPr>
          <w:rFonts w:ascii="Times New Roman" w:hAnsi="Times New Roman"/>
        </w:rPr>
        <w:t>Biológica</w:t>
      </w:r>
      <w:proofErr w:type="spellEnd"/>
      <w:r>
        <w:rPr>
          <w:rFonts w:ascii="Times New Roman" w:hAnsi="Times New Roman"/>
        </w:rPr>
        <w:t xml:space="preserve"> de </w:t>
      </w:r>
      <w:proofErr w:type="spellStart"/>
      <w:r>
        <w:rPr>
          <w:rFonts w:ascii="Times New Roman" w:hAnsi="Times New Roman"/>
        </w:rPr>
        <w:t>Doñana</w:t>
      </w:r>
      <w:proofErr w:type="spellEnd"/>
      <w:r>
        <w:rPr>
          <w:rFonts w:ascii="Times New Roman" w:hAnsi="Times New Roman"/>
        </w:rPr>
        <w:t xml:space="preserve">, CSIC, C/ </w:t>
      </w:r>
      <w:proofErr w:type="spellStart"/>
      <w:r>
        <w:rPr>
          <w:rFonts w:ascii="Times New Roman" w:hAnsi="Times New Roman"/>
        </w:rPr>
        <w:t>Américo</w:t>
      </w:r>
      <w:proofErr w:type="spellEnd"/>
      <w:r>
        <w:rPr>
          <w:rFonts w:ascii="Times New Roman" w:hAnsi="Times New Roman"/>
        </w:rPr>
        <w:t xml:space="preserve"> </w:t>
      </w:r>
      <w:proofErr w:type="spellStart"/>
      <w:r>
        <w:rPr>
          <w:rFonts w:ascii="Times New Roman" w:hAnsi="Times New Roman"/>
        </w:rPr>
        <w:t>Vespucio</w:t>
      </w:r>
      <w:proofErr w:type="spellEnd"/>
      <w:r>
        <w:rPr>
          <w:rFonts w:ascii="Times New Roman" w:hAnsi="Times New Roman"/>
        </w:rPr>
        <w:t xml:space="preserve"> s/n, 41092 </w:t>
      </w:r>
      <w:proofErr w:type="spellStart"/>
      <w:r>
        <w:rPr>
          <w:rFonts w:ascii="Times New Roman" w:hAnsi="Times New Roman"/>
        </w:rPr>
        <w:t>Sevilla</w:t>
      </w:r>
      <w:proofErr w:type="spellEnd"/>
      <w:r>
        <w:rPr>
          <w:rFonts w:ascii="Times New Roman" w:hAnsi="Times New Roman"/>
        </w:rPr>
        <w:t>.</w:t>
      </w:r>
      <w:proofErr w:type="gramEnd"/>
      <w:r>
        <w:rPr>
          <w:rFonts w:ascii="Times New Roman" w:hAnsi="Times New Roman"/>
        </w:rPr>
        <w:t xml:space="preserve"> </w:t>
      </w:r>
      <w:proofErr w:type="spellStart"/>
      <w:r>
        <w:rPr>
          <w:rFonts w:ascii="Times New Roman" w:hAnsi="Times New Roman"/>
        </w:rPr>
        <w:t>España</w:t>
      </w:r>
      <w:proofErr w:type="spellEnd"/>
    </w:p>
    <w:p w:rsidR="00F53E62" w:rsidRDefault="00F53E62">
      <w:pPr>
        <w:spacing w:line="480" w:lineRule="auto"/>
        <w:rPr>
          <w:rFonts w:ascii="Times New Roman" w:hAnsi="Times New Roman"/>
        </w:rPr>
      </w:pPr>
      <w:r>
        <w:rPr>
          <w:rFonts w:ascii="Times New Roman" w:hAnsi="Times New Roman"/>
          <w:vertAlign w:val="superscript"/>
        </w:rPr>
        <w:t>3</w:t>
      </w:r>
      <w:r>
        <w:rPr>
          <w:rFonts w:ascii="Times New Roman" w:hAnsi="Times New Roman"/>
        </w:rPr>
        <w:t xml:space="preserve">Department of Biology, University of Eastern Finland, PO Box 111, FI-80101, </w:t>
      </w:r>
      <w:proofErr w:type="spellStart"/>
      <w:r>
        <w:rPr>
          <w:rFonts w:ascii="Times New Roman" w:hAnsi="Times New Roman"/>
        </w:rPr>
        <w:t>Joensuu</w:t>
      </w:r>
      <w:proofErr w:type="spellEnd"/>
      <w:r>
        <w:rPr>
          <w:rFonts w:ascii="Times New Roman" w:hAnsi="Times New Roman"/>
        </w:rPr>
        <w:t xml:space="preserve">, Finland </w:t>
      </w:r>
    </w:p>
    <w:p w:rsidR="00F53E62" w:rsidRDefault="00F53E62">
      <w:pPr>
        <w:spacing w:line="480" w:lineRule="auto"/>
        <w:rPr>
          <w:rFonts w:ascii="Times New Roman" w:hAnsi="Times New Roman"/>
        </w:rPr>
      </w:pPr>
      <w:r>
        <w:rPr>
          <w:rFonts w:ascii="Times New Roman" w:hAnsi="Times New Roman"/>
          <w:vertAlign w:val="superscript"/>
        </w:rPr>
        <w:t>4</w:t>
      </w:r>
      <w:r>
        <w:rPr>
          <w:rFonts w:ascii="Times New Roman" w:hAnsi="Times New Roman"/>
        </w:rPr>
        <w:t xml:space="preserve">Department of Biological Sciences, Humboldt State University, 1 </w:t>
      </w:r>
      <w:proofErr w:type="spellStart"/>
      <w:r>
        <w:rPr>
          <w:rFonts w:ascii="Times New Roman" w:hAnsi="Times New Roman"/>
        </w:rPr>
        <w:t>Harpst</w:t>
      </w:r>
      <w:proofErr w:type="spellEnd"/>
      <w:r>
        <w:rPr>
          <w:rFonts w:ascii="Times New Roman" w:hAnsi="Times New Roman"/>
        </w:rPr>
        <w:t xml:space="preserve"> St., Arcata, California, 95521, USA</w:t>
      </w: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r>
        <w:rPr>
          <w:rFonts w:ascii="Times New Roman" w:hAnsi="Times New Roman"/>
        </w:rPr>
        <w:t>*Author for correspondence, email: barbour@zoology.ubc.ca</w:t>
      </w: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ins w:id="1" w:author="Gregory Crutsinger" w:date="2014-11-17T10:50:00Z"/>
          <w:rFonts w:ascii="Times New Roman Bold" w:hAnsi="Times New Roman Bold"/>
        </w:rPr>
      </w:pPr>
    </w:p>
    <w:p w:rsidR="00F53E62" w:rsidRDefault="00F53E62">
      <w:pPr>
        <w:spacing w:line="480" w:lineRule="auto"/>
        <w:rPr>
          <w:ins w:id="2" w:author="Gregory Crutsinger" w:date="2014-11-17T10:50:00Z"/>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smallCaps/>
        </w:rPr>
      </w:pPr>
      <w:r>
        <w:rPr>
          <w:rFonts w:ascii="Times New Roman Bold" w:hAnsi="Times New Roman Bold"/>
          <w:smallCaps/>
        </w:rPr>
        <w:t>Abstract</w:t>
      </w:r>
    </w:p>
    <w:p w:rsidR="00F53E62" w:rsidRDefault="00F53E62">
      <w:pPr>
        <w:widowControl w:val="0"/>
        <w:spacing w:after="240" w:line="480" w:lineRule="auto"/>
        <w:rPr>
          <w:rFonts w:ascii="Times New Roman Bold" w:hAnsi="Times New Roman Bold"/>
        </w:rPr>
      </w:pPr>
      <w:r>
        <w:rPr>
          <w:rFonts w:ascii="Times New Roman" w:hAnsi="Times New Roman"/>
        </w:rPr>
        <w:t xml:space="preserve">Interactions between individual organisms give rise to the arrangement and strength of feeding interactions among species within a community (i.e., food web structure). While we know that food web structure can have a profound influence on community dynamics, we have a limited understanding of how different genotypes and phenotypes of individual organisms contribute to overall food web structure. We address this knowledge gap by using a common garden experiment to examine how genetic and phenotypic variation within a dominant host-plant species influences insect food web structure. We found that plant genotypes differentially contributed to the composition of herbivore-parasitoid interactions. These differential contributions led to the formation of distinct genotype-herbivore-parasitoid associations. In particular, we found that heritable variation in plant traits mediated resistance to herbivores (e.g., herbivore density and size). Moreover, we found that variation in both herbivore density and size affected attack rates from parasitoids. Taken together, our results indicate that host-plant genetic variation can play a key role in the assembly of insect food webs. Moreover, our results highlight the potential for </w:t>
      </w:r>
      <w:proofErr w:type="spellStart"/>
      <w:r>
        <w:rPr>
          <w:rFonts w:ascii="Times New Roman" w:hAnsi="Times New Roman"/>
        </w:rPr>
        <w:t>microevolutionary</w:t>
      </w:r>
      <w:proofErr w:type="spellEnd"/>
      <w:r>
        <w:rPr>
          <w:rFonts w:ascii="Times New Roman" w:hAnsi="Times New Roman"/>
        </w:rPr>
        <w:t xml:space="preserve"> processes at the plant-population level to shape insect food web structure and dynamics.</w:t>
      </w: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spacing w:line="480" w:lineRule="auto"/>
        <w:rPr>
          <w:rFonts w:ascii="Times New Roman Bold" w:hAnsi="Times New Roman Bold"/>
        </w:rPr>
      </w:pPr>
    </w:p>
    <w:p w:rsidR="00F53E62" w:rsidRDefault="00F53E62">
      <w:pPr>
        <w:pageBreakBefore/>
        <w:spacing w:line="480" w:lineRule="auto"/>
        <w:rPr>
          <w:rFonts w:ascii="Times New Roman Bold" w:hAnsi="Times New Roman Bold"/>
          <w:smallCaps/>
        </w:rPr>
      </w:pPr>
      <w:r>
        <w:rPr>
          <w:rFonts w:ascii="Times New Roman Bold" w:hAnsi="Times New Roman Bold"/>
          <w:smallCaps/>
        </w:rPr>
        <w:t xml:space="preserve">Introduction </w:t>
      </w:r>
    </w:p>
    <w:p w:rsidR="00313A22" w:rsidRDefault="00F53E62">
      <w:pPr>
        <w:widowControl w:val="0"/>
        <w:spacing w:line="480" w:lineRule="auto"/>
        <w:rPr>
          <w:ins w:id="3" w:author="Gregory Crutsinger" w:date="2014-11-20T10:14:00Z"/>
          <w:rFonts w:ascii="Times New Roman" w:hAnsi="Times New Roman"/>
        </w:rPr>
      </w:pPr>
      <w:r>
        <w:rPr>
          <w:rFonts w:ascii="Times New Roman" w:hAnsi="Times New Roman"/>
        </w:rPr>
        <w:t>A major goal of food web research</w:t>
      </w:r>
      <w:ins w:id="4" w:author="Gregory Crutsinger" w:date="2014-11-20T09:40:00Z">
        <w:r>
          <w:rPr>
            <w:rFonts w:ascii="Times New Roman" w:hAnsi="Times New Roman"/>
          </w:rPr>
          <w:t xml:space="preserve"> </w:t>
        </w:r>
      </w:ins>
      <w:ins w:id="5" w:author="Gregory Crutsinger" w:date="2014-11-20T09:49:00Z">
        <w:r>
          <w:rPr>
            <w:rFonts w:ascii="Times New Roman" w:hAnsi="Times New Roman"/>
          </w:rPr>
          <w:t xml:space="preserve">in ecology </w:t>
        </w:r>
      </w:ins>
      <w:del w:id="6" w:author="Gregory Crutsinger" w:date="2014-11-20T09:48:00Z">
        <w:r w:rsidDel="00F53E62">
          <w:rPr>
            <w:rFonts w:ascii="Times New Roman" w:hAnsi="Times New Roman"/>
          </w:rPr>
          <w:delText xml:space="preserve"> </w:delText>
        </w:r>
      </w:del>
      <w:r>
        <w:rPr>
          <w:rFonts w:ascii="Times New Roman" w:hAnsi="Times New Roman"/>
        </w:rPr>
        <w:t xml:space="preserve">is to understand how the arrangement and strength of feeding interactions among species </w:t>
      </w:r>
      <w:del w:id="7" w:author="Gregory Crutsinger" w:date="2014-11-20T09:41:00Z">
        <w:r w:rsidDel="00F53E62">
          <w:rPr>
            <w:rFonts w:ascii="Times New Roman" w:hAnsi="Times New Roman"/>
          </w:rPr>
          <w:delText>within a community</w:delText>
        </w:r>
      </w:del>
      <w:ins w:id="8" w:author="Gregory Crutsinger" w:date="2014-11-20T09:40:00Z">
        <w:r>
          <w:rPr>
            <w:rFonts w:ascii="Times New Roman" w:hAnsi="Times New Roman"/>
          </w:rPr>
          <w:t xml:space="preserve">(i.e. </w:t>
        </w:r>
      </w:ins>
      <w:del w:id="9" w:author="Gregory Crutsinger" w:date="2014-11-20T09:40:00Z">
        <w:r w:rsidDel="00F53E62">
          <w:rPr>
            <w:rFonts w:ascii="Times New Roman" w:hAnsi="Times New Roman"/>
          </w:rPr>
          <w:delText xml:space="preserve"> -- </w:delText>
        </w:r>
      </w:del>
      <w:r>
        <w:rPr>
          <w:rFonts w:ascii="Times New Roman" w:hAnsi="Times New Roman"/>
        </w:rPr>
        <w:t>food web structure</w:t>
      </w:r>
      <w:del w:id="10" w:author="Gregory Crutsinger" w:date="2014-11-20T09:40:00Z">
        <w:r w:rsidDel="00F53E62">
          <w:rPr>
            <w:rFonts w:ascii="Times New Roman" w:hAnsi="Times New Roman"/>
          </w:rPr>
          <w:delText xml:space="preserve"> --</w:delText>
        </w:r>
      </w:del>
      <w:ins w:id="11" w:author="Gregory Crutsinger" w:date="2014-11-20T09:40:00Z">
        <w:r>
          <w:rPr>
            <w:rFonts w:ascii="Times New Roman" w:hAnsi="Times New Roman"/>
          </w:rPr>
          <w:t xml:space="preserve">) </w:t>
        </w:r>
      </w:ins>
      <w:del w:id="12" w:author="Gregory Crutsinger" w:date="2014-11-20T09:40:00Z">
        <w:r w:rsidDel="00F53E62">
          <w:rPr>
            <w:rFonts w:ascii="Times New Roman" w:hAnsi="Times New Roman"/>
          </w:rPr>
          <w:delText xml:space="preserve"> </w:delText>
        </w:r>
      </w:del>
      <w:r>
        <w:rPr>
          <w:rFonts w:ascii="Times New Roman" w:hAnsi="Times New Roman"/>
        </w:rPr>
        <w:t xml:space="preserve">influences community dynamics (cite). </w:t>
      </w:r>
      <w:del w:id="13" w:author="Gregory Crutsinger" w:date="2014-11-20T09:42:00Z">
        <w:r w:rsidDel="00F53E62">
          <w:rPr>
            <w:rFonts w:ascii="Times New Roman" w:hAnsi="Times New Roman"/>
          </w:rPr>
          <w:delText xml:space="preserve">Over the past two decades, </w:delText>
        </w:r>
      </w:del>
      <w:ins w:id="14" w:author="Gregory Crutsinger" w:date="2014-11-20T09:42:00Z">
        <w:r>
          <w:rPr>
            <w:rFonts w:ascii="Times New Roman" w:hAnsi="Times New Roman"/>
          </w:rPr>
          <w:t>N</w:t>
        </w:r>
      </w:ins>
      <w:del w:id="15" w:author="Gregory Crutsinger" w:date="2014-11-20T09:42:00Z">
        <w:r w:rsidDel="00F53E62">
          <w:rPr>
            <w:rFonts w:ascii="Times New Roman" w:hAnsi="Times New Roman"/>
          </w:rPr>
          <w:delText>n</w:delText>
        </w:r>
      </w:del>
      <w:r>
        <w:rPr>
          <w:rFonts w:ascii="Times New Roman" w:hAnsi="Times New Roman"/>
        </w:rPr>
        <w:t>etwork theory has</w:t>
      </w:r>
      <w:ins w:id="16" w:author="Gregory Crutsinger" w:date="2014-11-20T09:48:00Z">
        <w:r>
          <w:rPr>
            <w:rFonts w:ascii="Times New Roman" w:hAnsi="Times New Roman"/>
          </w:rPr>
          <w:t xml:space="preserve"> emerged</w:t>
        </w:r>
      </w:ins>
      <w:ins w:id="17" w:author="Gregory Crutsinger" w:date="2014-11-20T09:41:00Z">
        <w:r>
          <w:rPr>
            <w:rFonts w:ascii="Times New Roman" w:hAnsi="Times New Roman"/>
          </w:rPr>
          <w:t xml:space="preserve"> as a</w:t>
        </w:r>
      </w:ins>
      <w:ins w:id="18" w:author="Gregory Crutsinger" w:date="2014-11-20T09:50:00Z">
        <w:r>
          <w:rPr>
            <w:rFonts w:ascii="Times New Roman" w:hAnsi="Times New Roman"/>
          </w:rPr>
          <w:t xml:space="preserve"> novel</w:t>
        </w:r>
      </w:ins>
      <w:ins w:id="19" w:author="Gregory Crutsinger" w:date="2014-11-20T09:41:00Z">
        <w:r>
          <w:rPr>
            <w:rFonts w:ascii="Times New Roman" w:hAnsi="Times New Roman"/>
          </w:rPr>
          <w:t xml:space="preserve"> </w:t>
        </w:r>
      </w:ins>
      <w:del w:id="20" w:author="Gregory Crutsinger" w:date="2014-11-20T09:49:00Z">
        <w:r w:rsidDel="00F53E62">
          <w:rPr>
            <w:rFonts w:ascii="Times New Roman" w:hAnsi="Times New Roman"/>
          </w:rPr>
          <w:delText xml:space="preserve"> </w:delText>
        </w:r>
      </w:del>
      <w:del w:id="21" w:author="Gregory Crutsinger" w:date="2014-11-20T09:41:00Z">
        <w:r w:rsidDel="00F53E62">
          <w:rPr>
            <w:rFonts w:ascii="Times New Roman" w:hAnsi="Times New Roman"/>
          </w:rPr>
          <w:delText xml:space="preserve">provided a useful </w:delText>
        </w:r>
      </w:del>
      <w:r>
        <w:rPr>
          <w:rFonts w:ascii="Times New Roman" w:hAnsi="Times New Roman"/>
        </w:rPr>
        <w:t xml:space="preserve">framework for </w:t>
      </w:r>
      <w:del w:id="22" w:author="Gregory Crutsinger" w:date="2014-11-20T09:42:00Z">
        <w:r w:rsidDel="00F53E62">
          <w:rPr>
            <w:rFonts w:ascii="Times New Roman" w:hAnsi="Times New Roman"/>
          </w:rPr>
          <w:delText>making  predictions about the consequences of</w:delText>
        </w:r>
      </w:del>
      <w:ins w:id="23" w:author="Gregory Crutsinger" w:date="2014-11-20T09:42:00Z">
        <w:r>
          <w:rPr>
            <w:rFonts w:ascii="Times New Roman" w:hAnsi="Times New Roman"/>
          </w:rPr>
          <w:t>qu</w:t>
        </w:r>
      </w:ins>
      <w:ins w:id="24" w:author="Gregory Crutsinger" w:date="2014-11-20T09:43:00Z">
        <w:r>
          <w:rPr>
            <w:rFonts w:ascii="Times New Roman" w:hAnsi="Times New Roman"/>
          </w:rPr>
          <w:t>a</w:t>
        </w:r>
      </w:ins>
      <w:ins w:id="25" w:author="Gregory Crutsinger" w:date="2014-11-20T09:42:00Z">
        <w:r>
          <w:rPr>
            <w:rFonts w:ascii="Times New Roman" w:hAnsi="Times New Roman"/>
          </w:rPr>
          <w:t>ntifying</w:t>
        </w:r>
      </w:ins>
      <w:r>
        <w:rPr>
          <w:rFonts w:ascii="Times New Roman" w:hAnsi="Times New Roman"/>
        </w:rPr>
        <w:t xml:space="preserve"> the structure of</w:t>
      </w:r>
      <w:del w:id="26" w:author="Gregory Crutsinger" w:date="2014-11-20T09:42:00Z">
        <w:r w:rsidDel="00F53E62">
          <w:rPr>
            <w:rFonts w:ascii="Times New Roman" w:hAnsi="Times New Roman"/>
          </w:rPr>
          <w:delText xml:space="preserve"> real</w:delText>
        </w:r>
      </w:del>
      <w:r>
        <w:rPr>
          <w:rFonts w:ascii="Times New Roman" w:hAnsi="Times New Roman"/>
        </w:rPr>
        <w:t xml:space="preserve"> food webs</w:t>
      </w:r>
      <w:ins w:id="27" w:author="Gregory Crutsinger" w:date="2014-11-20T09:43:00Z">
        <w:r>
          <w:rPr>
            <w:rFonts w:ascii="Times New Roman" w:hAnsi="Times New Roman"/>
          </w:rPr>
          <w:t>, using</w:t>
        </w:r>
      </w:ins>
      <w:ins w:id="28" w:author="Gregory Crutsinger" w:date="2014-11-20T09:45:00Z">
        <w:r>
          <w:rPr>
            <w:rFonts w:ascii="Times New Roman" w:hAnsi="Times New Roman"/>
          </w:rPr>
          <w:t xml:space="preserve"> species as nodes and their interactions as</w:t>
        </w:r>
      </w:ins>
      <w:ins w:id="29" w:author="Gregory Crutsinger" w:date="2014-11-20T09:47:00Z">
        <w:r>
          <w:rPr>
            <w:rFonts w:ascii="Times New Roman" w:hAnsi="Times New Roman"/>
          </w:rPr>
          <w:t xml:space="preserve"> links</w:t>
        </w:r>
      </w:ins>
      <w:ins w:id="30" w:author="Gregory Crutsinger" w:date="2014-11-20T09:54:00Z">
        <w:r>
          <w:rPr>
            <w:rFonts w:ascii="Times New Roman" w:hAnsi="Times New Roman"/>
          </w:rPr>
          <w:t>,</w:t>
        </w:r>
      </w:ins>
      <w:ins w:id="31" w:author="Gregory Crutsinger" w:date="2014-11-20T09:47:00Z">
        <w:r>
          <w:rPr>
            <w:rFonts w:ascii="Times New Roman" w:hAnsi="Times New Roman"/>
          </w:rPr>
          <w:t xml:space="preserve"> and has led to </w:t>
        </w:r>
      </w:ins>
      <w:ins w:id="32" w:author="Gregory Crutsinger" w:date="2014-11-20T09:49:00Z">
        <w:r>
          <w:rPr>
            <w:rFonts w:ascii="Times New Roman" w:hAnsi="Times New Roman"/>
          </w:rPr>
          <w:t xml:space="preserve">clearer </w:t>
        </w:r>
      </w:ins>
      <w:ins w:id="33" w:author="Gregory Crutsinger" w:date="2014-11-20T09:47:00Z">
        <w:r>
          <w:rPr>
            <w:rFonts w:ascii="Times New Roman" w:hAnsi="Times New Roman"/>
          </w:rPr>
          <w:t xml:space="preserve">predictions </w:t>
        </w:r>
      </w:ins>
      <w:ins w:id="34" w:author="Gregory Crutsinger" w:date="2014-11-20T09:49:00Z">
        <w:r>
          <w:rPr>
            <w:rFonts w:ascii="Times New Roman" w:hAnsi="Times New Roman"/>
          </w:rPr>
          <w:t xml:space="preserve">for how </w:t>
        </w:r>
      </w:ins>
      <w:ins w:id="35" w:author="Gregory Crutsinger" w:date="2014-11-20T10:07:00Z">
        <w:r w:rsidR="00313A22">
          <w:rPr>
            <w:rFonts w:ascii="Times New Roman" w:hAnsi="Times New Roman"/>
          </w:rPr>
          <w:t>network assembly</w:t>
        </w:r>
      </w:ins>
      <w:ins w:id="36" w:author="Gregory Crutsinger" w:date="2014-11-20T09:49:00Z">
        <w:r>
          <w:rPr>
            <w:rFonts w:ascii="Times New Roman" w:hAnsi="Times New Roman"/>
          </w:rPr>
          <w:t xml:space="preserve"> should influence the </w:t>
        </w:r>
      </w:ins>
      <w:del w:id="37" w:author="Gregory Crutsinger" w:date="2014-11-20T09:42:00Z">
        <w:r w:rsidDel="00F53E62">
          <w:rPr>
            <w:rFonts w:ascii="Times New Roman" w:hAnsi="Times New Roman"/>
          </w:rPr>
          <w:delText xml:space="preserve"> on </w:delText>
        </w:r>
      </w:del>
      <w:del w:id="38" w:author="Gregory Crutsinger" w:date="2014-11-20T09:43:00Z">
        <w:r w:rsidDel="00F53E62">
          <w:rPr>
            <w:rFonts w:ascii="Times New Roman" w:hAnsi="Times New Roman"/>
          </w:rPr>
          <w:delText xml:space="preserve">the </w:delText>
        </w:r>
      </w:del>
      <w:r>
        <w:rPr>
          <w:rFonts w:ascii="Times New Roman" w:hAnsi="Times New Roman"/>
        </w:rPr>
        <w:t xml:space="preserve">persistence of </w:t>
      </w:r>
      <w:ins w:id="39" w:author="Gregory Crutsinger" w:date="2014-11-20T09:50:00Z">
        <w:r>
          <w:rPr>
            <w:rFonts w:ascii="Times New Roman" w:hAnsi="Times New Roman"/>
          </w:rPr>
          <w:t xml:space="preserve">species and, ultimately, </w:t>
        </w:r>
      </w:ins>
      <w:ins w:id="40" w:author="Gregory Crutsinger" w:date="2014-11-20T10:07:00Z">
        <w:r w:rsidR="00313A22">
          <w:rPr>
            <w:rFonts w:ascii="Times New Roman" w:hAnsi="Times New Roman"/>
          </w:rPr>
          <w:t>the stability of food web</w:t>
        </w:r>
      </w:ins>
      <w:del w:id="41" w:author="Gregory Crutsinger" w:date="2014-11-20T09:43:00Z">
        <w:r w:rsidDel="00F53E62">
          <w:rPr>
            <w:rFonts w:ascii="Times New Roman" w:hAnsi="Times New Roman"/>
          </w:rPr>
          <w:delText>species</w:delText>
        </w:r>
      </w:del>
      <w:del w:id="42" w:author="Gregory Crutsinger" w:date="2014-11-20T09:50:00Z">
        <w:r w:rsidDel="00F53E62">
          <w:rPr>
            <w:rFonts w:ascii="Times New Roman" w:hAnsi="Times New Roman"/>
          </w:rPr>
          <w:delText xml:space="preserve"> within a community</w:delText>
        </w:r>
      </w:del>
      <w:r>
        <w:rPr>
          <w:rFonts w:ascii="Times New Roman" w:hAnsi="Times New Roman"/>
        </w:rPr>
        <w:t>. For example,</w:t>
      </w:r>
      <w:del w:id="43" w:author="Gregory Crutsinger" w:date="2014-11-20T10:09:00Z">
        <w:r w:rsidDel="00313A22">
          <w:rPr>
            <w:rFonts w:ascii="Times New Roman" w:hAnsi="Times New Roman"/>
          </w:rPr>
          <w:delText xml:space="preserve"> empirical work has shown that</w:delText>
        </w:r>
      </w:del>
      <w:r>
        <w:rPr>
          <w:rFonts w:ascii="Times New Roman" w:hAnsi="Times New Roman"/>
        </w:rPr>
        <w:t xml:space="preserve"> food webs </w:t>
      </w:r>
      <w:ins w:id="44" w:author="Gregory Crutsinger" w:date="2014-11-20T09:54:00Z">
        <w:r>
          <w:rPr>
            <w:rFonts w:ascii="Times New Roman" w:hAnsi="Times New Roman"/>
          </w:rPr>
          <w:t>that</w:t>
        </w:r>
      </w:ins>
      <w:del w:id="45" w:author="Gregory Crutsinger" w:date="2014-11-20T09:54:00Z">
        <w:r w:rsidDel="00F53E62">
          <w:rPr>
            <w:rFonts w:ascii="Times New Roman" w:hAnsi="Times New Roman"/>
          </w:rPr>
          <w:delText>often</w:delText>
        </w:r>
      </w:del>
      <w:r>
        <w:rPr>
          <w:rFonts w:ascii="Times New Roman" w:hAnsi="Times New Roman"/>
        </w:rPr>
        <w:t xml:space="preserve"> exhibit a modular structure</w:t>
      </w:r>
      <w:ins w:id="46" w:author="Gregory Crutsinger" w:date="2014-11-20T10:08:00Z">
        <w:r w:rsidR="00313A22">
          <w:rPr>
            <w:rFonts w:ascii="Times New Roman" w:hAnsi="Times New Roman"/>
          </w:rPr>
          <w:t xml:space="preserve">, when </w:t>
        </w:r>
      </w:ins>
      <w:del w:id="47" w:author="Gregory Crutsinger" w:date="2014-11-20T10:08:00Z">
        <w:r w:rsidDel="00313A22">
          <w:rPr>
            <w:rFonts w:ascii="Times New Roman" w:hAnsi="Times New Roman"/>
          </w:rPr>
          <w:delText xml:space="preserve"> </w:delText>
        </w:r>
      </w:del>
      <w:del w:id="48" w:author="Gregory Crutsinger" w:date="2014-11-20T09:52:00Z">
        <w:r w:rsidDel="00F53E62">
          <w:rPr>
            <w:rFonts w:ascii="Times New Roman" w:hAnsi="Times New Roman"/>
          </w:rPr>
          <w:delText xml:space="preserve">(i.e., </w:delText>
        </w:r>
      </w:del>
      <w:del w:id="49" w:author="Gregory Crutsinger" w:date="2014-11-20T10:08:00Z">
        <w:r w:rsidDel="00313A22">
          <w:rPr>
            <w:rFonts w:ascii="Times New Roman" w:hAnsi="Times New Roman"/>
          </w:rPr>
          <w:delText xml:space="preserve"> </w:delText>
        </w:r>
      </w:del>
      <w:ins w:id="50" w:author="Gregory Crutsinger" w:date="2014-11-20T09:52:00Z">
        <w:r>
          <w:rPr>
            <w:rFonts w:ascii="Times New Roman" w:hAnsi="Times New Roman"/>
          </w:rPr>
          <w:t xml:space="preserve">there are </w:t>
        </w:r>
      </w:ins>
      <w:r>
        <w:rPr>
          <w:rFonts w:ascii="Times New Roman" w:hAnsi="Times New Roman"/>
        </w:rPr>
        <w:t>groups of species that frequently interact with one another</w:t>
      </w:r>
      <w:ins w:id="51" w:author="Gregory Crutsinger" w:date="2014-11-20T09:53:00Z">
        <w:r>
          <w:rPr>
            <w:rFonts w:ascii="Times New Roman" w:hAnsi="Times New Roman"/>
          </w:rPr>
          <w:t xml:space="preserve"> more so than other species</w:t>
        </w:r>
      </w:ins>
      <w:ins w:id="52" w:author="Gregory Crutsinger" w:date="2014-11-20T10:08:00Z">
        <w:r w:rsidR="00313A22">
          <w:rPr>
            <w:rFonts w:ascii="Times New Roman" w:hAnsi="Times New Roman"/>
          </w:rPr>
          <w:t>,</w:t>
        </w:r>
      </w:ins>
      <w:del w:id="53" w:author="Gregory Crutsinger" w:date="2014-11-20T09:52:00Z">
        <w:r w:rsidDel="00F53E62">
          <w:rPr>
            <w:rFonts w:ascii="Times New Roman" w:hAnsi="Times New Roman"/>
          </w:rPr>
          <w:delText>)</w:delText>
        </w:r>
      </w:del>
      <w:del w:id="54" w:author="Gregory Crutsinger" w:date="2014-11-20T09:53:00Z">
        <w:r w:rsidDel="00F53E62">
          <w:rPr>
            <w:rFonts w:ascii="Times New Roman" w:hAnsi="Times New Roman"/>
          </w:rPr>
          <w:delText>, and</w:delText>
        </w:r>
      </w:del>
      <w:del w:id="55" w:author="Gregory Crutsinger" w:date="2014-11-20T09:54:00Z">
        <w:r w:rsidDel="00F53E62">
          <w:rPr>
            <w:rFonts w:ascii="Times New Roman" w:hAnsi="Times New Roman"/>
          </w:rPr>
          <w:delText xml:space="preserve"> </w:delText>
        </w:r>
      </w:del>
      <w:del w:id="56" w:author="Gregory Crutsinger" w:date="2014-11-20T09:53:00Z">
        <w:r w:rsidDel="00F53E62">
          <w:rPr>
            <w:rFonts w:ascii="Times New Roman" w:hAnsi="Times New Roman"/>
          </w:rPr>
          <w:delText>t</w:delText>
        </w:r>
      </w:del>
      <w:del w:id="57" w:author="Gregory Crutsinger" w:date="2014-11-20T09:54:00Z">
        <w:r w:rsidDel="00F53E62">
          <w:rPr>
            <w:rFonts w:ascii="Times New Roman" w:hAnsi="Times New Roman"/>
          </w:rPr>
          <w:delText>heory predicts a modular structure</w:delText>
        </w:r>
      </w:del>
      <w:r>
        <w:rPr>
          <w:rFonts w:ascii="Times New Roman" w:hAnsi="Times New Roman"/>
        </w:rPr>
        <w:t xml:space="preserve"> promotes the persistence of food webs by buffering species extinctions from propagating throughout the entire community </w:t>
      </w:r>
      <w:r>
        <w:rPr>
          <w:rFonts w:ascii="Times New Roman" w:hAnsi="Times New Roman"/>
          <w:lang w:val="en-US"/>
        </w:rPr>
        <w:t>(Stouffer &amp; Bascompte, 2011)</w:t>
      </w:r>
      <w:r>
        <w:rPr>
          <w:rFonts w:ascii="Times New Roman" w:hAnsi="Times New Roman"/>
        </w:rPr>
        <w:t xml:space="preserve">. </w:t>
      </w:r>
      <w:del w:id="58" w:author="Gregory Crutsinger" w:date="2014-11-20T09:54:00Z">
        <w:r w:rsidDel="00DA78C2">
          <w:rPr>
            <w:rFonts w:ascii="Times New Roman" w:hAnsi="Times New Roman"/>
          </w:rPr>
          <w:delText>However</w:delText>
        </w:r>
      </w:del>
      <w:del w:id="59" w:author="Gregory Crutsinger" w:date="2014-11-20T10:19:00Z">
        <w:r w:rsidDel="009B75B8">
          <w:rPr>
            <w:rFonts w:ascii="Times New Roman" w:hAnsi="Times New Roman"/>
          </w:rPr>
          <w:delText xml:space="preserve">, </w:delText>
        </w:r>
      </w:del>
      <w:del w:id="60" w:author="Gregory Crutsinger" w:date="2014-11-20T10:09:00Z">
        <w:r w:rsidDel="00313A22">
          <w:rPr>
            <w:rFonts w:ascii="Times New Roman" w:hAnsi="Times New Roman"/>
          </w:rPr>
          <w:delText xml:space="preserve">current </w:delText>
        </w:r>
      </w:del>
      <w:ins w:id="61" w:author="Gregory Crutsinger" w:date="2014-11-20T10:09:00Z">
        <w:r w:rsidR="009B75B8">
          <w:rPr>
            <w:rFonts w:ascii="Times New Roman" w:hAnsi="Times New Roman"/>
          </w:rPr>
          <w:t xml:space="preserve"> To date, e</w:t>
        </w:r>
        <w:r w:rsidR="00313A22">
          <w:rPr>
            <w:rFonts w:ascii="Times New Roman" w:hAnsi="Times New Roman"/>
          </w:rPr>
          <w:t xml:space="preserve">mpirical tests of </w:t>
        </w:r>
      </w:ins>
      <w:ins w:id="62" w:author="Gregory Crutsinger" w:date="2014-11-20T10:08:00Z">
        <w:r w:rsidR="00313A22">
          <w:rPr>
            <w:rFonts w:ascii="Times New Roman" w:hAnsi="Times New Roman"/>
          </w:rPr>
          <w:t xml:space="preserve">network </w:t>
        </w:r>
      </w:ins>
      <w:r>
        <w:rPr>
          <w:rFonts w:ascii="Times New Roman" w:hAnsi="Times New Roman"/>
        </w:rPr>
        <w:t xml:space="preserve">theory </w:t>
      </w:r>
      <w:ins w:id="63" w:author="Gregory Crutsinger" w:date="2014-11-20T10:10:00Z">
        <w:r w:rsidR="00313A22">
          <w:rPr>
            <w:rFonts w:ascii="Times New Roman" w:hAnsi="Times New Roman"/>
          </w:rPr>
          <w:t xml:space="preserve">have </w:t>
        </w:r>
      </w:ins>
      <w:ins w:id="64" w:author="Gregory Crutsinger" w:date="2014-11-20T10:09:00Z">
        <w:r w:rsidR="00313A22">
          <w:rPr>
            <w:rFonts w:ascii="Times New Roman" w:hAnsi="Times New Roman"/>
          </w:rPr>
          <w:t>focused almost exclusively on</w:t>
        </w:r>
      </w:ins>
      <w:ins w:id="65" w:author="Gregory Crutsinger" w:date="2014-11-20T10:11:00Z">
        <w:r w:rsidR="00313A22">
          <w:rPr>
            <w:rFonts w:ascii="Times New Roman" w:hAnsi="Times New Roman"/>
          </w:rPr>
          <w:t xml:space="preserve"> </w:t>
        </w:r>
      </w:ins>
      <w:ins w:id="66" w:author="Gregory Crutsinger" w:date="2014-11-20T10:09:00Z">
        <w:r w:rsidR="00313A22">
          <w:rPr>
            <w:rFonts w:ascii="Times New Roman" w:hAnsi="Times New Roman"/>
          </w:rPr>
          <w:t>species and interspecific variation</w:t>
        </w:r>
      </w:ins>
      <w:ins w:id="67" w:author="Gregory Crutsinger" w:date="2014-11-20T10:10:00Z">
        <w:r w:rsidR="00313A22">
          <w:rPr>
            <w:rFonts w:ascii="Times New Roman" w:hAnsi="Times New Roman"/>
          </w:rPr>
          <w:t>,</w:t>
        </w:r>
      </w:ins>
      <w:ins w:id="68" w:author="Gregory Crutsinger" w:date="2014-11-20T10:09:00Z">
        <w:r w:rsidR="00313A22">
          <w:rPr>
            <w:rFonts w:ascii="Times New Roman" w:hAnsi="Times New Roman"/>
          </w:rPr>
          <w:t xml:space="preserve"> </w:t>
        </w:r>
      </w:ins>
      <w:ins w:id="69" w:author="Gregory Crutsinger" w:date="2014-11-20T10:10:00Z">
        <w:r w:rsidR="00313A22">
          <w:rPr>
            <w:rFonts w:ascii="Times New Roman" w:hAnsi="Times New Roman"/>
          </w:rPr>
          <w:t>assuming that</w:t>
        </w:r>
      </w:ins>
      <w:ins w:id="70" w:author="Gregory Crutsinger" w:date="2014-11-20T10:12:00Z">
        <w:r w:rsidR="00313A22">
          <w:rPr>
            <w:rFonts w:ascii="Times New Roman" w:hAnsi="Times New Roman"/>
          </w:rPr>
          <w:t xml:space="preserve"> all</w:t>
        </w:r>
      </w:ins>
      <w:ins w:id="71" w:author="Gregory Crutsinger" w:date="2014-11-20T10:10:00Z">
        <w:r w:rsidR="00313A22">
          <w:rPr>
            <w:rFonts w:ascii="Times New Roman" w:hAnsi="Times New Roman"/>
          </w:rPr>
          <w:t xml:space="preserve"> </w:t>
        </w:r>
      </w:ins>
      <w:ins w:id="72" w:author="Gregory Crutsinger" w:date="2014-11-20T10:11:00Z">
        <w:r w:rsidR="00313A22">
          <w:rPr>
            <w:rFonts w:ascii="Times New Roman" w:hAnsi="Times New Roman"/>
          </w:rPr>
          <w:t xml:space="preserve">individuals are </w:t>
        </w:r>
      </w:ins>
      <w:ins w:id="73" w:author="Gregory Crutsinger" w:date="2014-11-20T10:16:00Z">
        <w:r w:rsidR="00820E25">
          <w:rPr>
            <w:rFonts w:ascii="Times New Roman" w:hAnsi="Times New Roman"/>
          </w:rPr>
          <w:t xml:space="preserve">equal </w:t>
        </w:r>
      </w:ins>
      <w:ins w:id="74" w:author="Gregory Crutsinger" w:date="2014-11-20T10:11:00Z">
        <w:r w:rsidR="00313A22">
          <w:rPr>
            <w:rFonts w:ascii="Times New Roman" w:hAnsi="Times New Roman"/>
          </w:rPr>
          <w:t>()</w:t>
        </w:r>
      </w:ins>
      <w:ins w:id="75" w:author="Gregory Crutsinger" w:date="2014-11-20T10:10:00Z">
        <w:r w:rsidR="00313A22">
          <w:rPr>
            <w:rFonts w:ascii="Times New Roman" w:hAnsi="Times New Roman"/>
          </w:rPr>
          <w:t>.</w:t>
        </w:r>
      </w:ins>
      <w:ins w:id="76" w:author="Gregory Crutsinger" w:date="2014-11-20T10:11:00Z">
        <w:r w:rsidR="00313A22">
          <w:rPr>
            <w:rFonts w:ascii="Times New Roman" w:hAnsi="Times New Roman"/>
          </w:rPr>
          <w:t xml:space="preserve"> </w:t>
        </w:r>
      </w:ins>
      <w:ins w:id="77" w:author="Gregory Crutsinger" w:date="2014-11-20T10:12:00Z">
        <w:r w:rsidR="00313A22">
          <w:rPr>
            <w:rFonts w:ascii="Times New Roman" w:hAnsi="Times New Roman"/>
          </w:rPr>
          <w:t>However, there can be considerable</w:t>
        </w:r>
      </w:ins>
      <w:ins w:id="78" w:author="Gregory Crutsinger" w:date="2014-11-20T10:13:00Z">
        <w:r w:rsidR="00313A22">
          <w:rPr>
            <w:rFonts w:ascii="Times New Roman" w:hAnsi="Times New Roman"/>
          </w:rPr>
          <w:t xml:space="preserve"> variation among individual</w:t>
        </w:r>
      </w:ins>
      <w:ins w:id="79" w:author="Gregory Crutsinger" w:date="2014-11-20T10:22:00Z">
        <w:r w:rsidR="009B75B8">
          <w:rPr>
            <w:rFonts w:ascii="Times New Roman" w:hAnsi="Times New Roman"/>
          </w:rPr>
          <w:t>s</w:t>
        </w:r>
      </w:ins>
      <w:ins w:id="80" w:author="Gregory Crutsinger" w:date="2014-11-20T10:13:00Z">
        <w:r w:rsidR="00313A22">
          <w:rPr>
            <w:rFonts w:ascii="Times New Roman" w:hAnsi="Times New Roman"/>
          </w:rPr>
          <w:t xml:space="preserve"> </w:t>
        </w:r>
      </w:ins>
      <w:ins w:id="81" w:author="Gregory Crutsinger" w:date="2014-11-20T10:12:00Z">
        <w:r w:rsidR="00313A22">
          <w:rPr>
            <w:rFonts w:ascii="Times New Roman" w:hAnsi="Times New Roman"/>
          </w:rPr>
          <w:t>that can influence interactions</w:t>
        </w:r>
      </w:ins>
      <w:ins w:id="82" w:author="Gregory Crutsinger" w:date="2014-11-20T10:14:00Z">
        <w:r w:rsidR="00313A22">
          <w:rPr>
            <w:rFonts w:ascii="Times New Roman" w:hAnsi="Times New Roman"/>
          </w:rPr>
          <w:t xml:space="preserve"> within and between species, as well as the diversity and composition of communities</w:t>
        </w:r>
        <w:r w:rsidR="00820E25">
          <w:rPr>
            <w:rFonts w:ascii="Times New Roman" w:hAnsi="Times New Roman"/>
          </w:rPr>
          <w:t xml:space="preserve"> </w:t>
        </w:r>
        <w:r w:rsidR="00313A22">
          <w:rPr>
            <w:rFonts w:ascii="Times New Roman" w:hAnsi="Times New Roman"/>
          </w:rPr>
          <w:t>(</w:t>
        </w:r>
      </w:ins>
      <w:ins w:id="83" w:author="Gregory Crutsinger" w:date="2014-11-20T10:15:00Z">
        <w:r w:rsidR="00313A22">
          <w:rPr>
            <w:rFonts w:ascii="Times New Roman" w:hAnsi="Times New Roman"/>
          </w:rPr>
          <w:t>Cite</w:t>
        </w:r>
      </w:ins>
      <w:ins w:id="84" w:author="Gregory Crutsinger" w:date="2014-11-20T10:14:00Z">
        <w:r w:rsidR="00313A22">
          <w:rPr>
            <w:rFonts w:ascii="Times New Roman" w:hAnsi="Times New Roman"/>
          </w:rPr>
          <w:t>)</w:t>
        </w:r>
      </w:ins>
      <w:ins w:id="85" w:author="Gregory Crutsinger" w:date="2014-11-20T10:15:00Z">
        <w:r w:rsidR="00313A22">
          <w:rPr>
            <w:rFonts w:ascii="Times New Roman" w:hAnsi="Times New Roman"/>
          </w:rPr>
          <w:t xml:space="preserve">. </w:t>
        </w:r>
        <w:r w:rsidR="00820E25">
          <w:rPr>
            <w:rFonts w:ascii="Times New Roman" w:hAnsi="Times New Roman"/>
          </w:rPr>
          <w:t xml:space="preserve"> The</w:t>
        </w:r>
      </w:ins>
      <w:ins w:id="86" w:author="Gregory Crutsinger" w:date="2014-11-20T10:17:00Z">
        <w:r w:rsidR="00820E25">
          <w:rPr>
            <w:rFonts w:ascii="Times New Roman" w:hAnsi="Times New Roman"/>
          </w:rPr>
          <w:t xml:space="preserve">refore, </w:t>
        </w:r>
      </w:ins>
      <w:ins w:id="87" w:author="Gregory Crutsinger" w:date="2014-11-20T10:15:00Z">
        <w:r w:rsidR="00820E25">
          <w:rPr>
            <w:rFonts w:ascii="Times New Roman" w:hAnsi="Times New Roman"/>
          </w:rPr>
          <w:t>intraspecific variation</w:t>
        </w:r>
      </w:ins>
      <w:ins w:id="88" w:author="Gregory Crutsinger" w:date="2014-11-20T10:17:00Z">
        <w:r w:rsidR="00820E25">
          <w:rPr>
            <w:rFonts w:ascii="Times New Roman" w:hAnsi="Times New Roman"/>
          </w:rPr>
          <w:t xml:space="preserve"> </w:t>
        </w:r>
      </w:ins>
      <w:ins w:id="89" w:author="Gregory Crutsinger" w:date="2014-11-20T10:19:00Z">
        <w:r w:rsidR="009B75B8">
          <w:rPr>
            <w:rFonts w:ascii="Times New Roman" w:hAnsi="Times New Roman"/>
          </w:rPr>
          <w:t>has the potential to</w:t>
        </w:r>
      </w:ins>
      <w:ins w:id="90" w:author="Gregory Crutsinger" w:date="2014-11-20T10:17:00Z">
        <w:r w:rsidR="00820E25">
          <w:rPr>
            <w:rFonts w:ascii="Times New Roman" w:hAnsi="Times New Roman"/>
          </w:rPr>
          <w:t xml:space="preserve"> play an important role</w:t>
        </w:r>
      </w:ins>
      <w:ins w:id="91" w:author="Gregory Crutsinger" w:date="2014-11-20T10:15:00Z">
        <w:r w:rsidR="00820E25">
          <w:rPr>
            <w:rFonts w:ascii="Times New Roman" w:hAnsi="Times New Roman"/>
          </w:rPr>
          <w:t xml:space="preserve"> </w:t>
        </w:r>
      </w:ins>
      <w:ins w:id="92" w:author="Gregory Crutsinger" w:date="2014-11-20T10:17:00Z">
        <w:r w:rsidR="00820E25">
          <w:rPr>
            <w:rFonts w:ascii="Times New Roman" w:hAnsi="Times New Roman"/>
          </w:rPr>
          <w:t>in</w:t>
        </w:r>
      </w:ins>
      <w:ins w:id="93" w:author="Gregory Crutsinger" w:date="2014-11-20T10:15:00Z">
        <w:r w:rsidR="00820E25">
          <w:rPr>
            <w:rFonts w:ascii="Times New Roman" w:hAnsi="Times New Roman"/>
          </w:rPr>
          <w:t xml:space="preserve"> structuring food webs</w:t>
        </w:r>
      </w:ins>
      <w:ins w:id="94" w:author="Gregory Crutsinger" w:date="2014-11-20T10:18:00Z">
        <w:r w:rsidR="009B75B8">
          <w:rPr>
            <w:rFonts w:ascii="Times New Roman" w:hAnsi="Times New Roman"/>
          </w:rPr>
          <w:t xml:space="preserve"> but remains poorly explored </w:t>
        </w:r>
      </w:ins>
      <w:ins w:id="95" w:author="Gregory Crutsinger" w:date="2014-11-20T10:20:00Z">
        <w:r w:rsidR="009B75B8">
          <w:rPr>
            <w:rFonts w:ascii="Times New Roman" w:hAnsi="Times New Roman"/>
          </w:rPr>
          <w:t xml:space="preserve">in a network context </w:t>
        </w:r>
        <w:r w:rsidR="009B75B8" w:rsidRPr="009B75B8">
          <w:rPr>
            <w:rFonts w:ascii="Times New Roman" w:hAnsi="Times New Roman"/>
            <w:highlight w:val="yellow"/>
            <w:rPrChange w:id="96" w:author="Gregory Crutsinger" w:date="2014-11-20T10:20:00Z">
              <w:rPr>
                <w:rFonts w:ascii="Times New Roman" w:hAnsi="Times New Roman"/>
              </w:rPr>
            </w:rPrChange>
          </w:rPr>
          <w:t>(or whatever you want to say here</w:t>
        </w:r>
        <w:r w:rsidR="009B75B8">
          <w:rPr>
            <w:rFonts w:ascii="Times New Roman" w:hAnsi="Times New Roman"/>
          </w:rPr>
          <w:t>)</w:t>
        </w:r>
      </w:ins>
      <w:ins w:id="97" w:author="Gregory Crutsinger" w:date="2014-11-20T10:18:00Z">
        <w:r w:rsidR="009B75B8">
          <w:rPr>
            <w:rFonts w:ascii="Times New Roman" w:hAnsi="Times New Roman"/>
          </w:rPr>
          <w:t xml:space="preserve"> </w:t>
        </w:r>
      </w:ins>
    </w:p>
    <w:p w:rsidR="00F53E62" w:rsidDel="009B75B8" w:rsidRDefault="00F53E62">
      <w:pPr>
        <w:widowControl w:val="0"/>
        <w:spacing w:line="480" w:lineRule="auto"/>
        <w:rPr>
          <w:del w:id="98" w:author="Gregory Crutsinger" w:date="2014-11-20T10:20:00Z"/>
          <w:rFonts w:ascii="Times New Roman" w:hAnsi="Times New Roman"/>
        </w:rPr>
      </w:pPr>
      <w:del w:id="99" w:author="Gregory Crutsinger" w:date="2014-11-20T10:20:00Z">
        <w:r w:rsidDel="009B75B8">
          <w:rPr>
            <w:rFonts w:ascii="Times New Roman" w:hAnsi="Times New Roman"/>
          </w:rPr>
          <w:delText>on the effects of food web structure on community dynamics, has taken a species-focused (treating species as nodes). This species-focused approach implicitly assumes that species consist of a population of genetically and phenotypically homogenous individuals, which empirical work has consistently demonstrated is simply not true.</w:delText>
        </w:r>
      </w:del>
    </w:p>
    <w:p w:rsidR="00F53E62" w:rsidRDefault="00F53E62">
      <w:pPr>
        <w:widowControl w:val="0"/>
        <w:spacing w:line="480" w:lineRule="auto"/>
        <w:rPr>
          <w:rFonts w:ascii="Times New Roman" w:hAnsi="Times New Roman"/>
        </w:rPr>
      </w:pPr>
    </w:p>
    <w:p w:rsidR="00442EE2" w:rsidRDefault="00F53E62" w:rsidP="00442EE2">
      <w:pPr>
        <w:widowControl w:val="0"/>
        <w:spacing w:line="480" w:lineRule="auto"/>
        <w:rPr>
          <w:ins w:id="100" w:author="Gregory Crutsinger" w:date="2014-11-20T10:47:00Z"/>
          <w:rFonts w:ascii="Times New Roman" w:hAnsi="Times New Roman"/>
        </w:rPr>
        <w:pPrChange w:id="101" w:author="Gregory Crutsinger" w:date="2014-11-20T10:47:00Z">
          <w:pPr>
            <w:spacing w:after="200" w:line="480" w:lineRule="auto"/>
          </w:pPr>
        </w:pPrChange>
      </w:pPr>
      <w:del w:id="102" w:author="Gregory Crutsinger" w:date="2014-11-20T10:20:00Z">
        <w:r w:rsidDel="009B75B8">
          <w:rPr>
            <w:rFonts w:ascii="Times New Roman" w:hAnsi="Times New Roman"/>
          </w:rPr>
          <w:delText>In particular</w:delText>
        </w:r>
      </w:del>
      <w:ins w:id="103" w:author="Gregory Crutsinger" w:date="2014-11-20T10:21:00Z">
        <w:r w:rsidR="00AC648C">
          <w:rPr>
            <w:rFonts w:ascii="Times New Roman" w:hAnsi="Times New Roman"/>
          </w:rPr>
          <w:t>Intraspecific g</w:t>
        </w:r>
      </w:ins>
      <w:del w:id="104" w:author="Gregory Crutsinger" w:date="2014-11-20T10:20:00Z">
        <w:r w:rsidDel="009B75B8">
          <w:rPr>
            <w:rFonts w:ascii="Times New Roman" w:hAnsi="Times New Roman"/>
          </w:rPr>
          <w:delText>, g</w:delText>
        </w:r>
      </w:del>
      <w:r>
        <w:rPr>
          <w:rFonts w:ascii="Times New Roman" w:hAnsi="Times New Roman"/>
        </w:rPr>
        <w:t xml:space="preserve">enetic variation is a key </w:t>
      </w:r>
      <w:del w:id="105" w:author="Gregory Crutsinger" w:date="2014-11-20T10:22:00Z">
        <w:r w:rsidDel="009B75B8">
          <w:rPr>
            <w:rFonts w:ascii="Times New Roman" w:hAnsi="Times New Roman"/>
          </w:rPr>
          <w:delText xml:space="preserve">determinant </w:delText>
        </w:r>
      </w:del>
      <w:ins w:id="106" w:author="Gregory Crutsinger" w:date="2014-11-20T10:22:00Z">
        <w:r w:rsidR="009B75B8">
          <w:rPr>
            <w:rFonts w:ascii="Times New Roman" w:hAnsi="Times New Roman"/>
          </w:rPr>
          <w:t xml:space="preserve">driver </w:t>
        </w:r>
      </w:ins>
      <w:r>
        <w:rPr>
          <w:rFonts w:ascii="Times New Roman" w:hAnsi="Times New Roman"/>
        </w:rPr>
        <w:t xml:space="preserve">of </w:t>
      </w:r>
      <w:del w:id="107" w:author="Gregory Crutsinger" w:date="2014-11-20T10:24:00Z">
        <w:r w:rsidDel="009B75B8">
          <w:rPr>
            <w:rFonts w:ascii="Times New Roman" w:hAnsi="Times New Roman"/>
          </w:rPr>
          <w:delText xml:space="preserve">phenotypic </w:delText>
        </w:r>
      </w:del>
      <w:ins w:id="108" w:author="Gregory Crutsinger" w:date="2014-11-20T10:24:00Z">
        <w:r w:rsidR="009B75B8">
          <w:rPr>
            <w:rFonts w:ascii="Times New Roman" w:hAnsi="Times New Roman"/>
          </w:rPr>
          <w:t xml:space="preserve">individual </w:t>
        </w:r>
      </w:ins>
      <w:del w:id="109" w:author="Gregory Crutsinger" w:date="2014-11-20T10:33:00Z">
        <w:r w:rsidDel="00AC648C">
          <w:rPr>
            <w:rFonts w:ascii="Times New Roman" w:hAnsi="Times New Roman"/>
          </w:rPr>
          <w:delText>variation</w:delText>
        </w:r>
      </w:del>
      <w:ins w:id="110" w:author="Gregory Crutsinger" w:date="2014-11-20T10:33:00Z">
        <w:r w:rsidR="00AC648C">
          <w:rPr>
            <w:rFonts w:ascii="Times New Roman" w:hAnsi="Times New Roman"/>
          </w:rPr>
          <w:t xml:space="preserve">differences </w:t>
        </w:r>
      </w:ins>
      <w:ins w:id="111" w:author="Gregory Crutsinger" w:date="2014-11-20T10:25:00Z">
        <w:r w:rsidR="00AC648C">
          <w:rPr>
            <w:rFonts w:ascii="Times New Roman" w:hAnsi="Times New Roman"/>
          </w:rPr>
          <w:t>that occur</w:t>
        </w:r>
        <w:r w:rsidR="009B75B8">
          <w:rPr>
            <w:rFonts w:ascii="Times New Roman" w:hAnsi="Times New Roman"/>
          </w:rPr>
          <w:t xml:space="preserve"> </w:t>
        </w:r>
      </w:ins>
      <w:ins w:id="112" w:author="Gregory Crutsinger" w:date="2014-11-20T10:22:00Z">
        <w:r w:rsidR="009B75B8">
          <w:rPr>
            <w:rFonts w:ascii="Times New Roman" w:hAnsi="Times New Roman"/>
          </w:rPr>
          <w:t>within food webs</w:t>
        </w:r>
      </w:ins>
      <w:ins w:id="113" w:author="Gregory Crutsinger" w:date="2014-11-20T10:24:00Z">
        <w:r w:rsidR="00AC648C">
          <w:rPr>
            <w:rFonts w:ascii="Times New Roman" w:hAnsi="Times New Roman"/>
          </w:rPr>
          <w:t xml:space="preserve"> () and </w:t>
        </w:r>
      </w:ins>
      <w:ins w:id="114" w:author="Gregory Crutsinger" w:date="2014-11-20T10:34:00Z">
        <w:r w:rsidR="00AC648C">
          <w:rPr>
            <w:rFonts w:ascii="Times New Roman" w:hAnsi="Times New Roman"/>
          </w:rPr>
          <w:t xml:space="preserve">has been shown to have </w:t>
        </w:r>
      </w:ins>
      <w:ins w:id="115" w:author="Gregory Crutsinger" w:date="2014-11-20T10:42:00Z">
        <w:r w:rsidR="00442EE2">
          <w:rPr>
            <w:rFonts w:ascii="Times New Roman" w:hAnsi="Times New Roman"/>
          </w:rPr>
          <w:t>numerous direct and indirect</w:t>
        </w:r>
      </w:ins>
      <w:ins w:id="116" w:author="Gregory Crutsinger" w:date="2014-11-20T10:34:00Z">
        <w:r w:rsidR="00AC648C">
          <w:rPr>
            <w:rFonts w:ascii="Times New Roman" w:hAnsi="Times New Roman"/>
          </w:rPr>
          <w:t xml:space="preserve"> effects throughout communities in a variety of </w:t>
        </w:r>
      </w:ins>
      <w:ins w:id="117" w:author="Gregory Crutsinger" w:date="2014-11-20T10:36:00Z">
        <w:r w:rsidR="00AC648C">
          <w:rPr>
            <w:rFonts w:ascii="Times New Roman" w:hAnsi="Times New Roman"/>
          </w:rPr>
          <w:t xml:space="preserve">focal </w:t>
        </w:r>
      </w:ins>
      <w:ins w:id="118" w:author="Gregory Crutsinger" w:date="2014-11-20T10:34:00Z">
        <w:r w:rsidR="00AC648C">
          <w:rPr>
            <w:rFonts w:ascii="Times New Roman" w:hAnsi="Times New Roman"/>
          </w:rPr>
          <w:t>specie</w:t>
        </w:r>
      </w:ins>
      <w:ins w:id="119" w:author="Gregory Crutsinger" w:date="2014-11-20T10:24:00Z">
        <w:r w:rsidR="00AC648C">
          <w:rPr>
            <w:rFonts w:ascii="Times New Roman" w:hAnsi="Times New Roman"/>
          </w:rPr>
          <w:t xml:space="preserve">s, from </w:t>
        </w:r>
        <w:r w:rsidR="009B75B8">
          <w:rPr>
            <w:rFonts w:ascii="Times New Roman" w:hAnsi="Times New Roman"/>
          </w:rPr>
          <w:t>the base of food</w:t>
        </w:r>
      </w:ins>
      <w:ins w:id="120" w:author="Gregory Crutsinger" w:date="2014-11-20T10:26:00Z">
        <w:r w:rsidR="009B75B8">
          <w:rPr>
            <w:rFonts w:ascii="Times New Roman" w:hAnsi="Times New Roman"/>
          </w:rPr>
          <w:t xml:space="preserve"> </w:t>
        </w:r>
      </w:ins>
      <w:ins w:id="121" w:author="Gregory Crutsinger" w:date="2014-11-20T10:24:00Z">
        <w:r w:rsidR="009B75B8">
          <w:rPr>
            <w:rFonts w:ascii="Times New Roman" w:hAnsi="Times New Roman"/>
          </w:rPr>
          <w:t xml:space="preserve">webs </w:t>
        </w:r>
      </w:ins>
      <w:ins w:id="122" w:author="Gregory Crutsinger" w:date="2014-11-20T10:27:00Z">
        <w:r w:rsidR="00AC648C">
          <w:rPr>
            <w:rFonts w:ascii="Times New Roman" w:hAnsi="Times New Roman"/>
          </w:rPr>
          <w:t>to</w:t>
        </w:r>
      </w:ins>
      <w:ins w:id="123" w:author="Gregory Crutsinger" w:date="2014-11-20T10:26:00Z">
        <w:r w:rsidR="00442EE2">
          <w:rPr>
            <w:rFonts w:ascii="Times New Roman" w:hAnsi="Times New Roman"/>
          </w:rPr>
          <w:t xml:space="preserve"> top trophic levels (). </w:t>
        </w:r>
      </w:ins>
      <w:ins w:id="124" w:author="Gregory Crutsinger" w:date="2014-11-20T10:38:00Z">
        <w:r w:rsidR="00442EE2" w:rsidRPr="001D55DF">
          <w:rPr>
            <w:rFonts w:ascii="Times New Roman" w:hAnsi="Times New Roman"/>
            <w:highlight w:val="yellow"/>
            <w:rPrChange w:id="125" w:author="Gregory Crutsinger" w:date="2014-11-20T10:54:00Z">
              <w:rPr>
                <w:rFonts w:ascii="Times New Roman" w:hAnsi="Times New Roman"/>
              </w:rPr>
            </w:rPrChange>
          </w:rPr>
          <w:t xml:space="preserve">For example, </w:t>
        </w:r>
        <w:proofErr w:type="gramStart"/>
        <w:r w:rsidR="00442EE2" w:rsidRPr="001D55DF">
          <w:rPr>
            <w:rFonts w:ascii="Times New Roman" w:hAnsi="Times New Roman"/>
            <w:highlight w:val="yellow"/>
            <w:rPrChange w:id="126" w:author="Gregory Crutsinger" w:date="2014-11-20T10:54:00Z">
              <w:rPr>
                <w:rFonts w:ascii="Times New Roman" w:hAnsi="Times New Roman"/>
              </w:rPr>
            </w:rPrChange>
          </w:rPr>
          <w:t xml:space="preserve">plants </w:t>
        </w:r>
      </w:ins>
      <w:ins w:id="127" w:author="Gregory Crutsinger" w:date="2014-11-20T10:45:00Z">
        <w:r w:rsidR="00442EE2" w:rsidRPr="001D55DF">
          <w:rPr>
            <w:rFonts w:ascii="Times New Roman" w:hAnsi="Times New Roman"/>
            <w:highlight w:val="yellow"/>
            <w:rPrChange w:id="128" w:author="Gregory Crutsinger" w:date="2014-11-20T10:54:00Z">
              <w:rPr>
                <w:rFonts w:ascii="Times New Roman" w:hAnsi="Times New Roman"/>
              </w:rPr>
            </w:rPrChange>
          </w:rPr>
          <w:t xml:space="preserve"> and</w:t>
        </w:r>
        <w:proofErr w:type="gramEnd"/>
        <w:r w:rsidR="00442EE2" w:rsidRPr="001D55DF">
          <w:rPr>
            <w:rFonts w:ascii="Times New Roman" w:hAnsi="Times New Roman"/>
            <w:highlight w:val="yellow"/>
            <w:rPrChange w:id="129" w:author="Gregory Crutsinger" w:date="2014-11-20T10:54:00Z">
              <w:rPr>
                <w:rFonts w:ascii="Times New Roman" w:hAnsi="Times New Roman"/>
              </w:rPr>
            </w:rPrChange>
          </w:rPr>
          <w:t xml:space="preserve"> phenotypes </w:t>
        </w:r>
      </w:ins>
      <w:ins w:id="130" w:author="Gregory Crutsinger" w:date="2014-11-20T10:38:00Z">
        <w:r w:rsidR="00442EE2" w:rsidRPr="001D55DF">
          <w:rPr>
            <w:rFonts w:ascii="Times New Roman" w:hAnsi="Times New Roman"/>
            <w:highlight w:val="yellow"/>
            <w:rPrChange w:id="131" w:author="Gregory Crutsinger" w:date="2014-11-20T10:54:00Z">
              <w:rPr>
                <w:rFonts w:ascii="Times New Roman" w:hAnsi="Times New Roman"/>
              </w:rPr>
            </w:rPrChange>
          </w:rPr>
          <w:t xml:space="preserve">(insert examples from community genetics). </w:t>
        </w:r>
        <w:proofErr w:type="gramStart"/>
        <w:r w:rsidR="00442EE2" w:rsidRPr="001D55DF">
          <w:rPr>
            <w:rFonts w:ascii="Times New Roman" w:hAnsi="Times New Roman"/>
            <w:highlight w:val="yellow"/>
            <w:rPrChange w:id="132" w:author="Gregory Crutsinger" w:date="2014-11-20T10:54:00Z">
              <w:rPr>
                <w:rFonts w:ascii="Times New Roman" w:hAnsi="Times New Roman"/>
              </w:rPr>
            </w:rPrChange>
          </w:rPr>
          <w:t>Similarly, predators</w:t>
        </w:r>
      </w:ins>
      <w:ins w:id="133" w:author="Gregory Crutsinger" w:date="2014-11-20T10:45:00Z">
        <w:r w:rsidR="00442EE2" w:rsidRPr="001D55DF">
          <w:rPr>
            <w:rFonts w:ascii="Times New Roman" w:hAnsi="Times New Roman"/>
            <w:highlight w:val="yellow"/>
            <w:rPrChange w:id="134" w:author="Gregory Crutsinger" w:date="2014-11-20T10:54:00Z">
              <w:rPr>
                <w:rFonts w:ascii="Times New Roman" w:hAnsi="Times New Roman"/>
              </w:rPr>
            </w:rPrChange>
          </w:rPr>
          <w:t xml:space="preserve"> and phenotypes</w:t>
        </w:r>
      </w:ins>
      <w:ins w:id="135" w:author="Gregory Crutsinger" w:date="2014-11-20T10:38:00Z">
        <w:r w:rsidR="00442EE2" w:rsidRPr="001D55DF">
          <w:rPr>
            <w:rFonts w:ascii="Times New Roman" w:hAnsi="Times New Roman"/>
            <w:highlight w:val="yellow"/>
            <w:rPrChange w:id="136" w:author="Gregory Crutsinger" w:date="2014-11-20T10:54:00Z">
              <w:rPr>
                <w:rFonts w:ascii="Times New Roman" w:hAnsi="Times New Roman"/>
              </w:rPr>
            </w:rPrChange>
          </w:rPr>
          <w:t xml:space="preserve"> (insert examples from eco-</w:t>
        </w:r>
        <w:proofErr w:type="spellStart"/>
        <w:r w:rsidR="00442EE2" w:rsidRPr="001D55DF">
          <w:rPr>
            <w:rFonts w:ascii="Times New Roman" w:hAnsi="Times New Roman"/>
            <w:highlight w:val="yellow"/>
            <w:rPrChange w:id="137" w:author="Gregory Crutsinger" w:date="2014-11-20T10:54:00Z">
              <w:rPr>
                <w:rFonts w:ascii="Times New Roman" w:hAnsi="Times New Roman"/>
              </w:rPr>
            </w:rPrChange>
          </w:rPr>
          <w:t>evo</w:t>
        </w:r>
        <w:proofErr w:type="spellEnd"/>
        <w:r w:rsidR="00442EE2" w:rsidRPr="001D55DF">
          <w:rPr>
            <w:rFonts w:ascii="Times New Roman" w:hAnsi="Times New Roman"/>
            <w:highlight w:val="yellow"/>
            <w:rPrChange w:id="138" w:author="Gregory Crutsinger" w:date="2014-11-20T10:54:00Z">
              <w:rPr>
                <w:rFonts w:ascii="Times New Roman" w:hAnsi="Times New Roman"/>
              </w:rPr>
            </w:rPrChange>
          </w:rPr>
          <w:t>).</w:t>
        </w:r>
      </w:ins>
      <w:proofErr w:type="gramEnd"/>
      <w:ins w:id="139" w:author="Gregory Crutsinger" w:date="2014-11-20T10:39:00Z">
        <w:r w:rsidR="00442EE2">
          <w:rPr>
            <w:rFonts w:ascii="Times New Roman" w:hAnsi="Times New Roman"/>
          </w:rPr>
          <w:t xml:space="preserve"> While </w:t>
        </w:r>
      </w:ins>
      <w:ins w:id="140" w:author="Gregory Crutsinger" w:date="2014-11-20T10:43:00Z">
        <w:r w:rsidR="00442EE2">
          <w:rPr>
            <w:rFonts w:ascii="Times New Roman" w:hAnsi="Times New Roman"/>
          </w:rPr>
          <w:t xml:space="preserve">food web </w:t>
        </w:r>
      </w:ins>
      <w:ins w:id="141" w:author="Gregory Crutsinger" w:date="2014-11-20T10:39:00Z">
        <w:r w:rsidR="00442EE2">
          <w:rPr>
            <w:rFonts w:ascii="Times New Roman" w:hAnsi="Times New Roman"/>
          </w:rPr>
          <w:t xml:space="preserve">studies have failed to incorporate genetic variation, </w:t>
        </w:r>
      </w:ins>
      <w:proofErr w:type="gramStart"/>
      <w:ins w:id="142" w:author="Gregory Crutsinger" w:date="2014-11-20T10:36:00Z">
        <w:r w:rsidR="00AC648C">
          <w:rPr>
            <w:rFonts w:ascii="Times New Roman" w:hAnsi="Times New Roman"/>
          </w:rPr>
          <w:t>a mechanistic understanding of the genetic basis to food web structure</w:t>
        </w:r>
      </w:ins>
      <w:ins w:id="143" w:author="Gregory Crutsinger" w:date="2014-11-20T10:40:00Z">
        <w:r w:rsidR="00442EE2">
          <w:rPr>
            <w:rFonts w:ascii="Times New Roman" w:hAnsi="Times New Roman"/>
          </w:rPr>
          <w:t xml:space="preserve"> can be built</w:t>
        </w:r>
      </w:ins>
      <w:ins w:id="144" w:author="Gregory Crutsinger" w:date="2014-11-20T10:36:00Z">
        <w:r w:rsidR="00AC648C">
          <w:rPr>
            <w:rFonts w:ascii="Times New Roman" w:hAnsi="Times New Roman"/>
          </w:rPr>
          <w:t xml:space="preserve"> by </w:t>
        </w:r>
      </w:ins>
      <w:ins w:id="145" w:author="Gregory Crutsinger" w:date="2014-11-20T10:31:00Z">
        <w:r w:rsidR="00AC648C">
          <w:rPr>
            <w:rFonts w:ascii="Times New Roman" w:hAnsi="Times New Roman"/>
          </w:rPr>
          <w:t>estimating the</w:t>
        </w:r>
      </w:ins>
      <w:ins w:id="146" w:author="Gregory Crutsinger" w:date="2014-11-20T10:34:00Z">
        <w:r w:rsidR="00AC648C">
          <w:rPr>
            <w:rFonts w:ascii="Times New Roman" w:hAnsi="Times New Roman"/>
          </w:rPr>
          <w:t xml:space="preserve"> </w:t>
        </w:r>
      </w:ins>
      <w:ins w:id="147" w:author="Gregory Crutsinger" w:date="2014-11-20T10:31:00Z">
        <w:r w:rsidR="00AC648C">
          <w:rPr>
            <w:rFonts w:ascii="Times New Roman" w:hAnsi="Times New Roman"/>
          </w:rPr>
          <w:t xml:space="preserve">heritability of </w:t>
        </w:r>
      </w:ins>
      <w:ins w:id="148" w:author="Gregory Crutsinger" w:date="2014-11-20T10:35:00Z">
        <w:r w:rsidR="00AC648C">
          <w:rPr>
            <w:rFonts w:ascii="Times New Roman" w:hAnsi="Times New Roman"/>
          </w:rPr>
          <w:t>phenotypic variation</w:t>
        </w:r>
      </w:ins>
      <w:ins w:id="149" w:author="Gregory Crutsinger" w:date="2014-11-20T10:31:00Z">
        <w:r w:rsidR="00442EE2">
          <w:rPr>
            <w:rFonts w:ascii="Times New Roman" w:hAnsi="Times New Roman"/>
          </w:rPr>
          <w:t xml:space="preserve"> and </w:t>
        </w:r>
        <w:r w:rsidR="00AC648C">
          <w:rPr>
            <w:rFonts w:ascii="Times New Roman" w:hAnsi="Times New Roman"/>
          </w:rPr>
          <w:t>understand</w:t>
        </w:r>
      </w:ins>
      <w:ins w:id="150" w:author="Gregory Crutsinger" w:date="2014-11-20T10:37:00Z">
        <w:r w:rsidR="00442EE2">
          <w:rPr>
            <w:rFonts w:ascii="Times New Roman" w:hAnsi="Times New Roman"/>
          </w:rPr>
          <w:t>ing</w:t>
        </w:r>
      </w:ins>
      <w:ins w:id="151" w:author="Gregory Crutsinger" w:date="2014-11-20T10:31:00Z">
        <w:r w:rsidR="00442EE2">
          <w:rPr>
            <w:rFonts w:ascii="Times New Roman" w:hAnsi="Times New Roman"/>
          </w:rPr>
          <w:t xml:space="preserve"> </w:t>
        </w:r>
        <w:r w:rsidR="00AC648C">
          <w:rPr>
            <w:rFonts w:ascii="Times New Roman" w:hAnsi="Times New Roman"/>
          </w:rPr>
          <w:t xml:space="preserve">the effects </w:t>
        </w:r>
      </w:ins>
      <w:ins w:id="152" w:author="Gregory Crutsinger" w:date="2014-11-20T10:37:00Z">
        <w:r w:rsidR="00442EE2">
          <w:rPr>
            <w:rFonts w:ascii="Times New Roman" w:hAnsi="Times New Roman"/>
          </w:rPr>
          <w:t>on species interactions</w:t>
        </w:r>
      </w:ins>
      <w:ins w:id="153" w:author="Gregory Crutsinger" w:date="2014-11-20T10:31:00Z">
        <w:r w:rsidR="00442EE2">
          <w:rPr>
            <w:rFonts w:ascii="Times New Roman" w:hAnsi="Times New Roman"/>
          </w:rPr>
          <w:t xml:space="preserve"> within a network context</w:t>
        </w:r>
        <w:proofErr w:type="gramEnd"/>
        <w:r w:rsidR="00442EE2">
          <w:rPr>
            <w:rFonts w:ascii="Times New Roman" w:hAnsi="Times New Roman"/>
          </w:rPr>
          <w:t>.</w:t>
        </w:r>
      </w:ins>
      <w:ins w:id="154" w:author="Gregory Crutsinger" w:date="2014-11-20T10:40:00Z">
        <w:r w:rsidR="00442EE2">
          <w:rPr>
            <w:rFonts w:ascii="Times New Roman" w:hAnsi="Times New Roman"/>
          </w:rPr>
          <w:t xml:space="preserve"> </w:t>
        </w:r>
      </w:ins>
    </w:p>
    <w:p w:rsidR="00442EE2" w:rsidRDefault="00442EE2" w:rsidP="00442EE2">
      <w:pPr>
        <w:widowControl w:val="0"/>
        <w:spacing w:line="480" w:lineRule="auto"/>
        <w:rPr>
          <w:ins w:id="155" w:author="Gregory Crutsinger" w:date="2014-11-20T10:47:00Z"/>
          <w:rFonts w:ascii="Times New Roman" w:hAnsi="Times New Roman"/>
        </w:rPr>
        <w:pPrChange w:id="156" w:author="Gregory Crutsinger" w:date="2014-11-20T10:47:00Z">
          <w:pPr>
            <w:spacing w:after="200" w:line="480" w:lineRule="auto"/>
          </w:pPr>
        </w:pPrChange>
      </w:pPr>
    </w:p>
    <w:p w:rsidR="001D55DF" w:rsidRPr="001D55DF" w:rsidRDefault="00442EE2" w:rsidP="001D55DF">
      <w:pPr>
        <w:spacing w:after="200" w:line="480" w:lineRule="auto"/>
        <w:rPr>
          <w:ins w:id="157" w:author="Gregory Crutsinger" w:date="2014-11-20T10:47:00Z"/>
          <w:rFonts w:ascii="Times New Roman" w:hAnsi="Times New Roman"/>
          <w:rPrChange w:id="158" w:author="Gregory Crutsinger" w:date="2014-11-20T10:56:00Z">
            <w:rPr>
              <w:ins w:id="159" w:author="Gregory Crutsinger" w:date="2014-11-20T10:47:00Z"/>
            </w:rPr>
          </w:rPrChange>
        </w:rPr>
        <w:pPrChange w:id="160" w:author="Gregory Crutsinger" w:date="2014-11-20T10:56:00Z">
          <w:pPr>
            <w:widowControl w:val="0"/>
            <w:spacing w:line="480" w:lineRule="auto"/>
          </w:pPr>
        </w:pPrChange>
      </w:pPr>
      <w:ins w:id="161" w:author="Gregory Crutsinger" w:date="2014-11-20T10:47:00Z">
        <w:r>
          <w:rPr>
            <w:rFonts w:ascii="Times New Roman" w:hAnsi="Times New Roman"/>
          </w:rPr>
          <w:t>Here, we test the hypothesis that genetic variation within a species influences food web structure due to heritable phenotypic variation that directly and indirectly affects feeding interactions among associated species using the insect gall</w:t>
        </w:r>
        <w:r w:rsidR="001D55DF">
          <w:rPr>
            <w:rFonts w:ascii="Times New Roman" w:hAnsi="Times New Roman"/>
          </w:rPr>
          <w:t xml:space="preserve">-parasitoid food web (5 gall species, 8 parasitoid </w:t>
        </w:r>
        <w:proofErr w:type="spellStart"/>
        <w:r w:rsidR="001D55DF">
          <w:rPr>
            <w:rFonts w:ascii="Times New Roman" w:hAnsi="Times New Roman"/>
          </w:rPr>
          <w:t>speice</w:t>
        </w:r>
        <w:proofErr w:type="spellEnd"/>
        <w:r>
          <w:rPr>
            <w:rFonts w:ascii="Times New Roman" w:hAnsi="Times New Roman"/>
          </w:rPr>
          <w:t xml:space="preserve">) associated with the coastal willow </w:t>
        </w:r>
        <w:r>
          <w:rPr>
            <w:rFonts w:ascii="Times New Roman Italic" w:hAnsi="Times New Roman Italic"/>
          </w:rPr>
          <w:t xml:space="preserve">Salix </w:t>
        </w:r>
        <w:proofErr w:type="spellStart"/>
        <w:r>
          <w:rPr>
            <w:rFonts w:ascii="Times New Roman Italic" w:hAnsi="Times New Roman Italic"/>
          </w:rPr>
          <w:t>hookeriana</w:t>
        </w:r>
        <w:proofErr w:type="spellEnd"/>
        <w:r>
          <w:rPr>
            <w:rFonts w:ascii="Times New Roman Italic" w:hAnsi="Times New Roman Italic"/>
          </w:rPr>
          <w:t xml:space="preserve"> </w:t>
        </w:r>
        <w:r>
          <w:rPr>
            <w:rFonts w:ascii="Times New Roman" w:hAnsi="Times New Roman"/>
          </w:rPr>
          <w:t xml:space="preserve">(hereafter ‘willow’). This willow-gall-parasitoid system was ideal for testing our hypothesis for the following three reasons. </w:t>
        </w:r>
        <w:proofErr w:type="gramStart"/>
        <w:r>
          <w:rPr>
            <w:rFonts w:ascii="Times New Roman" w:hAnsi="Times New Roman"/>
          </w:rPr>
          <w:t xml:space="preserve">First, </w:t>
        </w:r>
        <w:r>
          <w:rPr>
            <w:rFonts w:ascii="Times New Roman Italic" w:hAnsi="Times New Roman Italic"/>
          </w:rPr>
          <w:t xml:space="preserve">S. </w:t>
        </w:r>
        <w:proofErr w:type="spellStart"/>
        <w:r>
          <w:rPr>
            <w:rFonts w:ascii="Times New Roman Italic" w:hAnsi="Times New Roman Italic"/>
          </w:rPr>
          <w:t>hookeriana</w:t>
        </w:r>
        <w:proofErr w:type="spellEnd"/>
        <w:r>
          <w:rPr>
            <w:rFonts w:ascii="Times New Roman Italic" w:hAnsi="Times New Roman Italic"/>
          </w:rPr>
          <w:t xml:space="preserve">, </w:t>
        </w:r>
        <w:r>
          <w:rPr>
            <w:rFonts w:ascii="Times New Roman" w:hAnsi="Times New Roman"/>
          </w:rPr>
          <w:t>displays considerable g</w:t>
        </w:r>
        <w:r w:rsidR="001D55DF">
          <w:rPr>
            <w:rFonts w:ascii="Times New Roman" w:hAnsi="Times New Roman"/>
          </w:rPr>
          <w:t>enetic and phenotypic variation that</w:t>
        </w:r>
        <w:r>
          <w:rPr>
            <w:rFonts w:ascii="Times New Roman" w:hAnsi="Times New Roman"/>
          </w:rPr>
          <w:t xml:space="preserve"> corresponds to variation in </w:t>
        </w:r>
      </w:ins>
      <w:ins w:id="162" w:author="Gregory Crutsinger" w:date="2014-11-20T10:49:00Z">
        <w:r w:rsidR="001D55DF">
          <w:rPr>
            <w:rFonts w:ascii="Times New Roman" w:hAnsi="Times New Roman"/>
          </w:rPr>
          <w:t xml:space="preserve">the </w:t>
        </w:r>
      </w:ins>
      <w:ins w:id="163" w:author="Gregory Crutsinger" w:date="2014-11-20T10:47:00Z">
        <w:r>
          <w:rPr>
            <w:rFonts w:ascii="Times New Roman" w:hAnsi="Times New Roman"/>
          </w:rPr>
          <w:t xml:space="preserve">susceptibility to galling insects (Barbour et al. </w:t>
        </w:r>
        <w:r>
          <w:rPr>
            <w:rFonts w:ascii="Times New Roman Italic" w:hAnsi="Times New Roman Italic"/>
          </w:rPr>
          <w:t>in press</w:t>
        </w:r>
        <w:r>
          <w:rPr>
            <w:rFonts w:ascii="Times New Roman" w:hAnsi="Times New Roman"/>
          </w:rPr>
          <w:t>).</w:t>
        </w:r>
        <w:proofErr w:type="gramEnd"/>
        <w:r>
          <w:rPr>
            <w:rFonts w:ascii="Times New Roman" w:hAnsi="Times New Roman"/>
          </w:rPr>
          <w:t xml:space="preserve"> Second, the sedentary nature of herbivorous galling insects make them amenable to </w:t>
        </w:r>
        <w:r w:rsidR="001D55DF">
          <w:rPr>
            <w:rFonts w:ascii="Times New Roman" w:hAnsi="Times New Roman"/>
          </w:rPr>
          <w:t>building quantitative food webs</w:t>
        </w:r>
        <w:r>
          <w:rPr>
            <w:rFonts w:ascii="Times New Roman" w:hAnsi="Times New Roman"/>
          </w:rPr>
          <w:t xml:space="preserve"> due to the fact that galls can be collected and reared in the lab to determine survival and the extent of parasitism from different species (van </w:t>
        </w:r>
        <w:proofErr w:type="spellStart"/>
        <w:r>
          <w:rPr>
            <w:rFonts w:ascii="Times New Roman" w:hAnsi="Times New Roman"/>
          </w:rPr>
          <w:t>Veen</w:t>
        </w:r>
        <w:proofErr w:type="spellEnd"/>
        <w:r>
          <w:rPr>
            <w:rFonts w:ascii="Times New Roman" w:hAnsi="Times New Roman"/>
          </w:rPr>
          <w:t xml:space="preserve"> et al. 2006). Finally, prior studies in other willow species have shown that genetic variation can influence the strength of pairwise trophic interactions between galls and their parasitoids </w:t>
        </w:r>
        <w:r>
          <w:rPr>
            <w:rFonts w:ascii="Times New Roman" w:hAnsi="Times New Roman"/>
            <w:lang w:val="en-US"/>
          </w:rPr>
          <w:t>(Craig, Itami, &amp; Price, 1990; Fritz, 1995)</w:t>
        </w:r>
      </w:ins>
      <w:ins w:id="164" w:author="Gregory Crutsinger" w:date="2014-11-20T10:50:00Z">
        <w:r w:rsidR="001D55DF">
          <w:rPr>
            <w:rFonts w:ascii="Times New Roman" w:hAnsi="Times New Roman"/>
            <w:lang w:val="en-US"/>
          </w:rPr>
          <w:t>, though have not examined this in the framework of food</w:t>
        </w:r>
      </w:ins>
      <w:ins w:id="165" w:author="Gregory Crutsinger" w:date="2014-11-20T10:54:00Z">
        <w:r w:rsidR="001D55DF">
          <w:rPr>
            <w:rFonts w:ascii="Times New Roman" w:hAnsi="Times New Roman"/>
            <w:lang w:val="en-US"/>
          </w:rPr>
          <w:t xml:space="preserve"> </w:t>
        </w:r>
      </w:ins>
      <w:ins w:id="166" w:author="Gregory Crutsinger" w:date="2014-11-20T10:50:00Z">
        <w:r w:rsidR="001D55DF">
          <w:rPr>
            <w:rFonts w:ascii="Times New Roman" w:hAnsi="Times New Roman"/>
            <w:lang w:val="en-US"/>
          </w:rPr>
          <w:t>webs</w:t>
        </w:r>
      </w:ins>
      <w:ins w:id="167" w:author="Gregory Crutsinger" w:date="2014-11-20T10:47:00Z">
        <w:r>
          <w:rPr>
            <w:rFonts w:ascii="Times New Roman" w:hAnsi="Times New Roman"/>
          </w:rPr>
          <w:t xml:space="preserve">. </w:t>
        </w:r>
      </w:ins>
    </w:p>
    <w:p w:rsidR="00442EE2" w:rsidRDefault="00442EE2" w:rsidP="00442EE2">
      <w:pPr>
        <w:widowControl w:val="0"/>
        <w:spacing w:line="480" w:lineRule="auto"/>
        <w:rPr>
          <w:ins w:id="168" w:author="Gregory Crutsinger" w:date="2014-11-20T10:47:00Z"/>
          <w:rFonts w:ascii="Times New Roman" w:hAnsi="Times New Roman"/>
        </w:rPr>
      </w:pPr>
      <w:ins w:id="169" w:author="Gregory Crutsinger" w:date="2014-11-20T10:47:00Z">
        <w:r>
          <w:rPr>
            <w:rFonts w:ascii="Times New Roman" w:hAnsi="Times New Roman"/>
          </w:rPr>
          <w:t xml:space="preserve">If genetic variation within species influences food web structure, we would predict that </w:t>
        </w:r>
        <w:proofErr w:type="gramStart"/>
        <w:r>
          <w:rPr>
            <w:rFonts w:ascii="Times New Roman" w:hAnsi="Times New Roman"/>
          </w:rPr>
          <w:t>the</w:t>
        </w:r>
        <w:proofErr w:type="gramEnd"/>
        <w:r>
          <w:rPr>
            <w:rFonts w:ascii="Times New Roman" w:hAnsi="Times New Roman"/>
          </w:rPr>
          <w:t xml:space="preserve"> willow-gall-parasitoid food web would exhibit a modular structure, due to variation in the frequency of particular gall-parasitoid interactions among willow genotypes. </w:t>
        </w:r>
        <w:r w:rsidR="001D55DF">
          <w:rPr>
            <w:rFonts w:ascii="Times New Roman" w:hAnsi="Times New Roman"/>
          </w:rPr>
          <w:t>W</w:t>
        </w:r>
        <w:r>
          <w:rPr>
            <w:rFonts w:ascii="Times New Roman" w:hAnsi="Times New Roman"/>
          </w:rPr>
          <w:t xml:space="preserve">e predicted that heritable variation in plant traits would be associated with variation in gall density and gall size (indexes of resistance to galling insects), which in turn, would </w:t>
        </w:r>
      </w:ins>
      <w:ins w:id="170" w:author="Gregory Crutsinger" w:date="2014-11-20T10:51:00Z">
        <w:r w:rsidR="001D55DF">
          <w:rPr>
            <w:rFonts w:ascii="Times New Roman" w:hAnsi="Times New Roman"/>
          </w:rPr>
          <w:t>mediate</w:t>
        </w:r>
      </w:ins>
      <w:ins w:id="171" w:author="Gregory Crutsinger" w:date="2014-11-20T10:47:00Z">
        <w:r>
          <w:rPr>
            <w:rFonts w:ascii="Times New Roman" w:hAnsi="Times New Roman"/>
          </w:rPr>
          <w:t xml:space="preserve"> the strength of gall-parasitoid interactions.  </w:t>
        </w:r>
      </w:ins>
      <w:ins w:id="172" w:author="Gregory Crutsinger" w:date="2014-11-20T10:51:00Z">
        <w:r w:rsidR="001D55DF" w:rsidRPr="001D55DF">
          <w:rPr>
            <w:rFonts w:ascii="Times New Roman" w:hAnsi="Times New Roman"/>
            <w:highlight w:val="yellow"/>
            <w:rPrChange w:id="173" w:author="Gregory Crutsinger" w:date="2014-11-20T10:55:00Z">
              <w:rPr>
                <w:rFonts w:ascii="Times New Roman" w:hAnsi="Times New Roman"/>
              </w:rPr>
            </w:rPrChange>
          </w:rPr>
          <w:t xml:space="preserve">Taken together, our study </w:t>
        </w:r>
      </w:ins>
      <w:ins w:id="174" w:author="Gregory Crutsinger" w:date="2014-11-20T10:52:00Z">
        <w:r w:rsidR="001D55DF" w:rsidRPr="001D55DF">
          <w:rPr>
            <w:rFonts w:ascii="Times New Roman" w:hAnsi="Times New Roman"/>
            <w:highlight w:val="yellow"/>
            <w:rPrChange w:id="175" w:author="Gregory Crutsinger" w:date="2014-11-20T10:55:00Z">
              <w:rPr>
                <w:rFonts w:ascii="Times New Roman" w:hAnsi="Times New Roman"/>
              </w:rPr>
            </w:rPrChange>
          </w:rPr>
          <w:t xml:space="preserve">seeks to incorporate the role of individual variation </w:t>
        </w:r>
      </w:ins>
      <w:ins w:id="176" w:author="Gregory Crutsinger" w:date="2014-11-20T10:53:00Z">
        <w:r w:rsidR="001D55DF" w:rsidRPr="001D55DF">
          <w:rPr>
            <w:rFonts w:ascii="Times New Roman" w:hAnsi="Times New Roman"/>
            <w:highlight w:val="yellow"/>
            <w:rPrChange w:id="177" w:author="Gregory Crutsinger" w:date="2014-11-20T10:55:00Z">
              <w:rPr>
                <w:rFonts w:ascii="Times New Roman" w:hAnsi="Times New Roman"/>
              </w:rPr>
            </w:rPrChange>
          </w:rPr>
          <w:t xml:space="preserve">in community assembled, to ascertain the </w:t>
        </w:r>
      </w:ins>
      <w:proofErr w:type="spellStart"/>
      <w:ins w:id="178" w:author="Gregory Crutsinger" w:date="2014-11-20T10:51:00Z">
        <w:r w:rsidR="001D55DF" w:rsidRPr="001D55DF">
          <w:rPr>
            <w:rFonts w:ascii="Times New Roman" w:hAnsi="Times New Roman"/>
            <w:highlight w:val="yellow"/>
            <w:rPrChange w:id="179" w:author="Gregory Crutsinger" w:date="2014-11-20T10:55:00Z">
              <w:rPr>
                <w:rFonts w:ascii="Times New Roman" w:hAnsi="Times New Roman"/>
              </w:rPr>
            </w:rPrChange>
          </w:rPr>
          <w:t>the</w:t>
        </w:r>
        <w:proofErr w:type="spellEnd"/>
        <w:r w:rsidR="001D55DF" w:rsidRPr="001D55DF">
          <w:rPr>
            <w:rFonts w:ascii="Times New Roman" w:hAnsi="Times New Roman"/>
            <w:highlight w:val="yellow"/>
            <w:rPrChange w:id="180" w:author="Gregory Crutsinger" w:date="2014-11-20T10:55:00Z">
              <w:rPr>
                <w:rFonts w:ascii="Times New Roman" w:hAnsi="Times New Roman"/>
              </w:rPr>
            </w:rPrChange>
          </w:rPr>
          <w:t xml:space="preserve"> genetic basis of ecological networks, as well as </w:t>
        </w:r>
      </w:ins>
      <w:ins w:id="181" w:author="Gregory Crutsinger" w:date="2014-11-20T10:52:00Z">
        <w:r w:rsidR="001D55DF" w:rsidRPr="001D55DF">
          <w:rPr>
            <w:rFonts w:ascii="Times New Roman" w:hAnsi="Times New Roman"/>
            <w:highlight w:val="yellow"/>
            <w:rPrChange w:id="182" w:author="Gregory Crutsinger" w:date="2014-11-20T10:55:00Z">
              <w:rPr>
                <w:rFonts w:ascii="Times New Roman" w:hAnsi="Times New Roman"/>
              </w:rPr>
            </w:rPrChange>
          </w:rPr>
          <w:t xml:space="preserve">develop </w:t>
        </w:r>
      </w:ins>
      <w:ins w:id="183" w:author="Gregory Crutsinger" w:date="2014-11-20T10:53:00Z">
        <w:r w:rsidR="001D55DF" w:rsidRPr="001D55DF">
          <w:rPr>
            <w:rFonts w:ascii="Times New Roman" w:hAnsi="Times New Roman"/>
            <w:highlight w:val="yellow"/>
            <w:rPrChange w:id="184" w:author="Gregory Crutsinger" w:date="2014-11-20T10:55:00Z">
              <w:rPr>
                <w:rFonts w:ascii="Times New Roman" w:hAnsi="Times New Roman"/>
              </w:rPr>
            </w:rPrChange>
          </w:rPr>
          <w:t xml:space="preserve">a </w:t>
        </w:r>
      </w:ins>
      <w:ins w:id="185" w:author="Gregory Crutsinger" w:date="2014-11-20T10:51:00Z">
        <w:r w:rsidR="001D55DF" w:rsidRPr="001D55DF">
          <w:rPr>
            <w:rFonts w:ascii="Times New Roman" w:hAnsi="Times New Roman"/>
            <w:highlight w:val="yellow"/>
            <w:rPrChange w:id="186" w:author="Gregory Crutsinger" w:date="2014-11-20T10:55:00Z">
              <w:rPr>
                <w:rFonts w:ascii="Times New Roman" w:hAnsi="Times New Roman"/>
              </w:rPr>
            </w:rPrChange>
          </w:rPr>
          <w:t xml:space="preserve">better </w:t>
        </w:r>
      </w:ins>
      <w:ins w:id="187" w:author="Gregory Crutsinger" w:date="2014-11-20T10:53:00Z">
        <w:r w:rsidR="001D55DF" w:rsidRPr="001D55DF">
          <w:rPr>
            <w:rFonts w:ascii="Times New Roman" w:hAnsi="Times New Roman"/>
            <w:highlight w:val="yellow"/>
            <w:rPrChange w:id="188" w:author="Gregory Crutsinger" w:date="2014-11-20T10:55:00Z">
              <w:rPr>
                <w:rFonts w:ascii="Times New Roman" w:hAnsi="Times New Roman"/>
              </w:rPr>
            </w:rPrChange>
          </w:rPr>
          <w:t>understanding</w:t>
        </w:r>
      </w:ins>
      <w:ins w:id="189" w:author="Gregory Crutsinger" w:date="2014-11-20T10:51:00Z">
        <w:r w:rsidR="001D55DF" w:rsidRPr="001D55DF">
          <w:rPr>
            <w:rFonts w:ascii="Times New Roman" w:hAnsi="Times New Roman"/>
            <w:highlight w:val="yellow"/>
            <w:rPrChange w:id="190" w:author="Gregory Crutsinger" w:date="2014-11-20T10:55:00Z">
              <w:rPr>
                <w:rFonts w:ascii="Times New Roman" w:hAnsi="Times New Roman"/>
              </w:rPr>
            </w:rPrChange>
          </w:rPr>
          <w:t xml:space="preserve"> about the </w:t>
        </w:r>
      </w:ins>
      <w:ins w:id="191" w:author="Gregory Crutsinger" w:date="2014-11-20T10:54:00Z">
        <w:r w:rsidR="001D55DF" w:rsidRPr="001D55DF">
          <w:rPr>
            <w:rFonts w:ascii="Times New Roman" w:hAnsi="Times New Roman"/>
            <w:highlight w:val="yellow"/>
            <w:rPrChange w:id="192" w:author="Gregory Crutsinger" w:date="2014-11-20T10:55:00Z">
              <w:rPr>
                <w:rFonts w:ascii="Times New Roman" w:hAnsi="Times New Roman"/>
              </w:rPr>
            </w:rPrChange>
          </w:rPr>
          <w:t xml:space="preserve">potential </w:t>
        </w:r>
      </w:ins>
      <w:ins w:id="193" w:author="Gregory Crutsinger" w:date="2014-11-20T10:51:00Z">
        <w:r w:rsidR="001D55DF" w:rsidRPr="001D55DF">
          <w:rPr>
            <w:rFonts w:ascii="Times New Roman" w:hAnsi="Times New Roman"/>
            <w:highlight w:val="yellow"/>
            <w:rPrChange w:id="194" w:author="Gregory Crutsinger" w:date="2014-11-20T10:55:00Z">
              <w:rPr>
                <w:rFonts w:ascii="Times New Roman" w:hAnsi="Times New Roman"/>
              </w:rPr>
            </w:rPrChange>
          </w:rPr>
          <w:t>effects of evolution on</w:t>
        </w:r>
        <w:r w:rsidR="001D55DF" w:rsidRPr="001D55DF">
          <w:rPr>
            <w:rFonts w:ascii="Times New Roman" w:hAnsi="Times New Roman"/>
            <w:highlight w:val="yellow"/>
            <w:rPrChange w:id="195" w:author="Gregory Crutsinger" w:date="2014-11-20T10:55:00Z">
              <w:rPr>
                <w:rFonts w:ascii="Times New Roman" w:hAnsi="Times New Roman"/>
              </w:rPr>
            </w:rPrChange>
          </w:rPr>
          <w:t xml:space="preserve"> food web dynamics.</w:t>
        </w:r>
      </w:ins>
      <w:ins w:id="196" w:author="Gregory Crutsinger" w:date="2014-11-20T10:55:00Z">
        <w:r w:rsidR="001D55DF">
          <w:rPr>
            <w:rFonts w:ascii="Times New Roman" w:hAnsi="Times New Roman"/>
          </w:rPr>
          <w:t xml:space="preserve">  Play around with this, but you need to end your intro putting everything into a big concluding idea.</w:t>
        </w:r>
      </w:ins>
    </w:p>
    <w:p w:rsidR="00F53E62" w:rsidDel="001D55DF" w:rsidRDefault="00F53E62">
      <w:pPr>
        <w:widowControl w:val="0"/>
        <w:spacing w:line="480" w:lineRule="auto"/>
        <w:rPr>
          <w:del w:id="197" w:author="Gregory Crutsinger" w:date="2014-11-20T10:56:00Z"/>
          <w:rFonts w:ascii="Times New Roman" w:hAnsi="Times New Roman"/>
        </w:rPr>
      </w:pPr>
      <w:del w:id="198" w:author="Gregory Crutsinger" w:date="2014-11-20T10:23:00Z">
        <w:r w:rsidDel="009B75B8">
          <w:rPr>
            <w:rFonts w:ascii="Times New Roman" w:hAnsi="Times New Roman"/>
          </w:rPr>
          <w:delText>,</w:delText>
        </w:r>
      </w:del>
      <w:del w:id="199" w:author="Gregory Crutsinger" w:date="2014-11-20T10:56:00Z">
        <w:r w:rsidDel="001D55DF">
          <w:rPr>
            <w:rFonts w:ascii="Times New Roman" w:hAnsi="Times New Roman"/>
          </w:rPr>
          <w:delText xml:space="preserve"> which can impact the persistence of populations (cite), the strength of species interactions (cite), and the assembly of entire communities. For example, we know genetic variation in foliar condensed tannins influences the preference and performance of insect herbivores, which drives variation in herbivore community composition among different plant genotypes. What is less clear though, is the role of genetic variation in determining the structure of foodwebs. This is because most of the time its just pairwise interactions, the composition of a single trophic level, and not within the network framework. </w:delText>
        </w:r>
      </w:del>
    </w:p>
    <w:p w:rsidR="00F53E62" w:rsidDel="001D55DF" w:rsidRDefault="00F53E62">
      <w:pPr>
        <w:widowControl w:val="0"/>
        <w:spacing w:line="480" w:lineRule="auto"/>
        <w:rPr>
          <w:del w:id="200" w:author="Gregory Crutsinger" w:date="2014-11-20T10:56:00Z"/>
          <w:rFonts w:ascii="Times New Roman" w:hAnsi="Times New Roman"/>
        </w:rPr>
      </w:pPr>
    </w:p>
    <w:p w:rsidR="00F53E62" w:rsidDel="001D55DF" w:rsidRDefault="00F53E62">
      <w:pPr>
        <w:widowControl w:val="0"/>
        <w:spacing w:line="480" w:lineRule="auto"/>
        <w:rPr>
          <w:del w:id="201" w:author="Gregory Crutsinger" w:date="2014-11-20T10:56:00Z"/>
        </w:rPr>
      </w:pPr>
      <w:del w:id="202" w:author="Gregory Crutsinger" w:date="2014-11-20T10:56:00Z">
        <w:r w:rsidDel="001D55DF">
          <w:rPr>
            <w:rFonts w:ascii="Times New Roman" w:hAnsi="Times New Roman"/>
          </w:rPr>
          <w:delText>By ascertaining the genetic-basis to phenotypic variation which affects food web structure, we might better predict how evolution within a node will have cascading affects on the structure of foodwebs. For example, we know that rapid evolution within species can affect the composition of communities at multiple trophic levels.</w:delText>
        </w:r>
        <w:r w:rsidDel="001D55DF">
          <w:rPr>
            <w:rFonts w:ascii="Times New Roman" w:hAnsi="Times New Roman"/>
          </w:rPr>
          <w:delText xml:space="preserve"> </w:delText>
        </w:r>
        <w:r w:rsidDel="001D55DF">
          <w:rPr>
            <w:vanish/>
          </w:rPr>
          <w:commentReference w:id="203"/>
        </w:r>
        <w:r w:rsidDel="001D55DF">
          <w:rPr>
            <w:rFonts w:ascii="Times New Roman" w:hAnsi="Times New Roman"/>
          </w:rPr>
          <w:delText xml:space="preserve">However, these community descriptions lack a mechanistic examination of how the strength and arrangement of feeding interactions at multiple trophic levels are propagated by phenotypic variation. If we can understand how the direct and indirect effects of heritable phenotypic variation propagate though a community, we can build both a mechanistic understanding of the genetic basis to food web assembly, as well as make predictions about the cascading effects of evolution at a nodes within a network will affect the species that feed upon them. </w:delText>
        </w:r>
      </w:del>
    </w:p>
    <w:p w:rsidR="00F53E62" w:rsidDel="001D55DF" w:rsidRDefault="00F53E62">
      <w:pPr>
        <w:spacing w:after="200" w:line="480" w:lineRule="auto"/>
        <w:rPr>
          <w:del w:id="204" w:author="Gregory Crutsinger" w:date="2014-11-20T10:56:00Z"/>
          <w:rFonts w:ascii="Times New Roman" w:hAnsi="Times New Roman"/>
        </w:rPr>
      </w:pPr>
    </w:p>
    <w:p w:rsidR="00F53E62" w:rsidDel="001D55DF" w:rsidRDefault="00F53E62">
      <w:pPr>
        <w:spacing w:after="200" w:line="480" w:lineRule="auto"/>
        <w:rPr>
          <w:del w:id="205" w:author="Gregory Crutsinger" w:date="2014-11-20T10:56:00Z"/>
          <w:rFonts w:ascii="Times New Roman" w:hAnsi="Times New Roman"/>
        </w:rPr>
      </w:pPr>
      <w:del w:id="206" w:author="Gregory Crutsinger" w:date="2014-11-20T10:56:00Z">
        <w:r w:rsidDel="001D55DF">
          <w:rPr>
            <w:rFonts w:ascii="Times New Roman" w:hAnsi="Times New Roman"/>
          </w:rPr>
          <w:delText xml:space="preserve">Here, we test the hypothesis that genetic variation within a species influences food web structure due to heritable phenotypic variation that directly and indirectly affects feeding interactions among associated species. We tested this hypothesis using the insect gall-parasitoid food web (5 gall sp., 8 parasitoid sp.) associated with the coastal willow </w:delText>
        </w:r>
        <w:r w:rsidDel="001D55DF">
          <w:rPr>
            <w:rFonts w:ascii="Times New Roman Italic" w:hAnsi="Times New Roman Italic"/>
          </w:rPr>
          <w:delText xml:space="preserve">Salix hookeriana </w:delText>
        </w:r>
        <w:r w:rsidDel="001D55DF">
          <w:rPr>
            <w:rFonts w:ascii="Times New Roman" w:hAnsi="Times New Roman"/>
          </w:rPr>
          <w:delText xml:space="preserve">(hereafter ‘willow’). This willow-gall-parasitoid system was ideal for testing our hypothesis for the following three reasons. First, </w:delText>
        </w:r>
        <w:r w:rsidDel="001D55DF">
          <w:rPr>
            <w:rFonts w:ascii="Times New Roman Italic" w:hAnsi="Times New Roman Italic"/>
          </w:rPr>
          <w:delText xml:space="preserve">S. hookeriana, </w:delText>
        </w:r>
        <w:r w:rsidDel="001D55DF">
          <w:rPr>
            <w:rFonts w:ascii="Times New Roman" w:hAnsi="Times New Roman"/>
          </w:rPr>
          <w:delText xml:space="preserve">displays considerable genetic and phenotypic variation, which corresponds to variation in susceptibility to galling insects (Barbour et al. </w:delText>
        </w:r>
        <w:r w:rsidDel="001D55DF">
          <w:rPr>
            <w:rFonts w:ascii="Times New Roman Italic" w:hAnsi="Times New Roman Italic"/>
          </w:rPr>
          <w:delText>in press</w:delText>
        </w:r>
        <w:r w:rsidDel="001D55DF">
          <w:rPr>
            <w:rFonts w:ascii="Times New Roman" w:hAnsi="Times New Roman"/>
          </w:rPr>
          <w:delText xml:space="preserve">). Second, the sedentary nature of herbivorous galling insects make them amenable to building quantitative food webs, due to the fact that galls can be collected and reared in the lab to determine survival and the extent of parasitism from different species (van Veen et al. 2006). Finally, prior studies in other willow species have also shown that genetic variation can influence the strength of pairwise trophic interactions between galls and their parasitoids </w:delText>
        </w:r>
        <w:r w:rsidDel="001D55DF">
          <w:rPr>
            <w:rFonts w:ascii="Times New Roman" w:hAnsi="Times New Roman"/>
            <w:lang w:val="en-US"/>
          </w:rPr>
          <w:delText>(Craig, Itami, &amp; Price, 1990; Fritz, 1995)</w:delText>
        </w:r>
        <w:r w:rsidDel="001D55DF">
          <w:rPr>
            <w:rFonts w:ascii="Times New Roman" w:hAnsi="Times New Roman"/>
          </w:rPr>
          <w:delText xml:space="preserve">. Therefore, </w:delText>
        </w:r>
        <w:r w:rsidDel="001D55DF">
          <w:rPr>
            <w:rFonts w:ascii="Times New Roman Italic" w:hAnsi="Times New Roman Italic"/>
          </w:rPr>
          <w:delText>S. hookeriana</w:delText>
        </w:r>
        <w:r w:rsidDel="001D55DF">
          <w:rPr>
            <w:rFonts w:ascii="Times New Roman" w:hAnsi="Times New Roman"/>
          </w:rPr>
          <w:delText xml:space="preserve"> (hereafter ‘willow’) represents an ideal system for studying the effects of host-plant genetics on insect food webs.</w:delText>
        </w:r>
      </w:del>
    </w:p>
    <w:p w:rsidR="00F53E62" w:rsidDel="001D55DF" w:rsidRDefault="00F53E62">
      <w:pPr>
        <w:widowControl w:val="0"/>
        <w:spacing w:line="480" w:lineRule="auto"/>
        <w:rPr>
          <w:del w:id="207" w:author="Gregory Crutsinger" w:date="2014-11-20T10:56:00Z"/>
        </w:rPr>
      </w:pPr>
    </w:p>
    <w:p w:rsidR="00F53E62" w:rsidDel="001D55DF" w:rsidRDefault="00F53E62">
      <w:pPr>
        <w:widowControl w:val="0"/>
        <w:spacing w:line="480" w:lineRule="auto"/>
        <w:rPr>
          <w:del w:id="208" w:author="Gregory Crutsinger" w:date="2014-11-20T10:56:00Z"/>
          <w:rFonts w:ascii="Times New Roman" w:hAnsi="Times New Roman"/>
        </w:rPr>
      </w:pPr>
      <w:del w:id="209" w:author="Gregory Crutsinger" w:date="2014-11-20T10:56:00Z">
        <w:r w:rsidDel="001D55DF">
          <w:rPr>
            <w:rFonts w:ascii="Times New Roman" w:hAnsi="Times New Roman"/>
          </w:rPr>
          <w:delText>If genetic variation within species influences food web structure, we would predict the following two things for our willow-gall-parasitoid system.</w:delText>
        </w:r>
        <w:r w:rsidDel="001D55DF">
          <w:rPr>
            <w:rFonts w:ascii="Times New Roman Bold" w:hAnsi="Times New Roman Bold"/>
          </w:rPr>
          <w:delText xml:space="preserve"> </w:delText>
        </w:r>
        <w:r w:rsidDel="001D55DF">
          <w:rPr>
            <w:rFonts w:ascii="Times New Roman" w:hAnsi="Times New Roman"/>
          </w:rPr>
          <w:delText xml:space="preserve">First, we predicted that the willow-gall-parasitoid food web would exhibit a modular structure, due to variation in the frequency of particular gall-parasitoid interactions among willow genotypes. Second, we predicted that heritable variation in plant traits would be associated with variation in gall density and gall size (indexes of resistance to galling insects), which in turn, would be associated with variation in the strength of gall-parasitoid interactions.  </w:delText>
        </w:r>
      </w:del>
    </w:p>
    <w:p w:rsidR="00F53E62" w:rsidRDefault="00F53E62">
      <w:pPr>
        <w:widowControl w:val="0"/>
        <w:spacing w:line="480" w:lineRule="auto"/>
        <w:rPr>
          <w:rFonts w:ascii="Times New Roman Italic" w:hAnsi="Times New Roman Italic"/>
        </w:rPr>
      </w:pPr>
    </w:p>
    <w:p w:rsidR="00F53E62" w:rsidRDefault="00F53E62">
      <w:pPr>
        <w:spacing w:line="480" w:lineRule="auto"/>
        <w:rPr>
          <w:rFonts w:ascii="Times New Roman Bold" w:hAnsi="Times New Roman Bold"/>
          <w:smallCaps/>
        </w:rPr>
      </w:pPr>
      <w:r>
        <w:rPr>
          <w:rFonts w:ascii="Times New Roman Bold" w:hAnsi="Times New Roman Bold"/>
          <w:smallCaps/>
        </w:rPr>
        <w:t xml:space="preserve">Materials &amp; Methods </w:t>
      </w:r>
    </w:p>
    <w:p w:rsidR="00F53E62" w:rsidRDefault="00F53E62">
      <w:pPr>
        <w:pStyle w:val="heading3"/>
        <w:rPr>
          <w:rFonts w:ascii="Times New Roman Italic" w:hAnsi="Times New Roman Italic"/>
        </w:rPr>
      </w:pPr>
      <w:r>
        <w:rPr>
          <w:rFonts w:ascii="Times New Roman Italic" w:hAnsi="Times New Roman Italic"/>
        </w:rPr>
        <w:t>Study System &amp; Common Garden</w:t>
      </w:r>
    </w:p>
    <w:p w:rsidR="00F53E62" w:rsidRDefault="00F53E62">
      <w:pPr>
        <w:spacing w:line="480" w:lineRule="auto"/>
        <w:rPr>
          <w:rFonts w:ascii="Times New Roman Bold" w:hAnsi="Times New Roman Bold"/>
        </w:rPr>
      </w:pPr>
      <w:r>
        <w:rPr>
          <w:rFonts w:ascii="Times New Roman" w:hAnsi="Times New Roman"/>
        </w:rPr>
        <w:t xml:space="preserve">We tested our hypothesis using a subset of the insect food web associated with the coastal willow </w:t>
      </w:r>
      <w:r>
        <w:rPr>
          <w:rFonts w:ascii="Times New Roman Italic" w:hAnsi="Times New Roman Italic"/>
        </w:rPr>
        <w:t xml:space="preserve">Salix </w:t>
      </w:r>
      <w:proofErr w:type="spellStart"/>
      <w:r>
        <w:rPr>
          <w:rFonts w:ascii="Times New Roman Italic" w:hAnsi="Times New Roman Italic"/>
        </w:rPr>
        <w:t>hookeriana</w:t>
      </w:r>
      <w:proofErr w:type="spellEnd"/>
      <w:r>
        <w:rPr>
          <w:rFonts w:ascii="Times New Roman" w:hAnsi="Times New Roman"/>
        </w:rPr>
        <w:t xml:space="preserve">. The herbivores of this food web all induce closed-galls on the leaves, buds, or shoots of </w:t>
      </w:r>
      <w:r>
        <w:rPr>
          <w:rFonts w:ascii="Times New Roman Italic" w:hAnsi="Times New Roman Italic"/>
        </w:rPr>
        <w:t xml:space="preserve">S. </w:t>
      </w:r>
      <w:proofErr w:type="spellStart"/>
      <w:r>
        <w:rPr>
          <w:rFonts w:ascii="Times New Roman Italic" w:hAnsi="Times New Roman Italic"/>
        </w:rPr>
        <w:t>hookeriana</w:t>
      </w:r>
      <w:proofErr w:type="spellEnd"/>
      <w:r>
        <w:rPr>
          <w:rFonts w:ascii="Times New Roman" w:hAnsi="Times New Roman"/>
        </w:rPr>
        <w:t xml:space="preserve"> and consisted of four species of gall midges (Family: </w:t>
      </w:r>
      <w:proofErr w:type="spellStart"/>
      <w:r>
        <w:rPr>
          <w:rFonts w:ascii="Times New Roman" w:hAnsi="Times New Roman"/>
        </w:rPr>
        <w:t>Cecidomyiidae</w:t>
      </w:r>
      <w:proofErr w:type="spellEnd"/>
      <w:r>
        <w:rPr>
          <w:rFonts w:ascii="Times New Roman" w:hAnsi="Times New Roman"/>
        </w:rPr>
        <w:t xml:space="preserve">) and a leaf galling sawfly </w:t>
      </w:r>
      <w:proofErr w:type="spellStart"/>
      <w:r>
        <w:rPr>
          <w:rFonts w:ascii="Times New Roman Italic" w:hAnsi="Times New Roman Italic"/>
        </w:rPr>
        <w:t>Pontania</w:t>
      </w:r>
      <w:proofErr w:type="spellEnd"/>
      <w:r>
        <w:rPr>
          <w:rFonts w:ascii="Times New Roman Italic" w:hAnsi="Times New Roman Italic"/>
        </w:rPr>
        <w:t xml:space="preserve"> </w:t>
      </w:r>
      <w:proofErr w:type="spellStart"/>
      <w:r>
        <w:rPr>
          <w:rFonts w:ascii="Times New Roman Italic" w:hAnsi="Times New Roman Italic"/>
        </w:rPr>
        <w:t>californica</w:t>
      </w:r>
      <w:proofErr w:type="spellEnd"/>
      <w:r>
        <w:rPr>
          <w:rFonts w:ascii="Times New Roman" w:hAnsi="Times New Roman"/>
        </w:rPr>
        <w:t xml:space="preserve"> (Family: </w:t>
      </w:r>
      <w:proofErr w:type="spellStart"/>
      <w:r>
        <w:rPr>
          <w:rFonts w:ascii="Times New Roman" w:hAnsi="Times New Roman"/>
        </w:rPr>
        <w:t>Tenthredinidae</w:t>
      </w:r>
      <w:proofErr w:type="spellEnd"/>
      <w:r>
        <w:rPr>
          <w:rFonts w:ascii="Times New Roman" w:hAnsi="Times New Roman"/>
        </w:rPr>
        <w:t>)(Plate 1, supplement; f</w:t>
      </w:r>
      <w:r>
        <w:rPr>
          <w:rFonts w:ascii="Times New Roman" w:hAnsi="Times New Roman"/>
          <w:lang w:val="en-US"/>
        </w:rPr>
        <w:t>or details on their biology, see Caltagirone, 1964; Gagné, 1989; Russo, 2006)</w:t>
      </w:r>
      <w:r>
        <w:rPr>
          <w:rFonts w:ascii="Times New Roman" w:hAnsi="Times New Roman"/>
        </w:rPr>
        <w:t>. The closed morphology of these gall species restricts the natural enemy community to eight species of insects that include seven parasitoid wasps (</w:t>
      </w:r>
      <w:proofErr w:type="spellStart"/>
      <w:r>
        <w:rPr>
          <w:rFonts w:ascii="Times New Roman" w:hAnsi="Times New Roman"/>
        </w:rPr>
        <w:t>Chalcidoidea</w:t>
      </w:r>
      <w:proofErr w:type="spellEnd"/>
      <w:r>
        <w:rPr>
          <w:rFonts w:ascii="Times New Roman" w:hAnsi="Times New Roman"/>
        </w:rPr>
        <w:t xml:space="preserve"> = 5 sp.; </w:t>
      </w:r>
      <w:proofErr w:type="spellStart"/>
      <w:r>
        <w:rPr>
          <w:rFonts w:ascii="Times New Roman" w:hAnsi="Times New Roman"/>
        </w:rPr>
        <w:t>Platygastroidea</w:t>
      </w:r>
      <w:proofErr w:type="spellEnd"/>
      <w:r>
        <w:rPr>
          <w:rFonts w:ascii="Times New Roman" w:hAnsi="Times New Roman"/>
        </w:rPr>
        <w:t xml:space="preserve"> = 1 sp.; </w:t>
      </w:r>
      <w:proofErr w:type="spellStart"/>
      <w:r>
        <w:rPr>
          <w:rFonts w:ascii="Times New Roman" w:hAnsi="Times New Roman"/>
        </w:rPr>
        <w:t>Ichneumonoidea</w:t>
      </w:r>
      <w:proofErr w:type="spellEnd"/>
      <w:r>
        <w:rPr>
          <w:rFonts w:ascii="Times New Roman" w:hAnsi="Times New Roman"/>
        </w:rPr>
        <w:t xml:space="preserve"> = 1 sp.) and one predatory </w:t>
      </w:r>
      <w:proofErr w:type="spellStart"/>
      <w:r>
        <w:rPr>
          <w:rFonts w:ascii="Times New Roman" w:hAnsi="Times New Roman"/>
        </w:rPr>
        <w:t>Cecidomyiid</w:t>
      </w:r>
      <w:proofErr w:type="spellEnd"/>
      <w:r>
        <w:rPr>
          <w:rFonts w:ascii="Times New Roman" w:hAnsi="Times New Roman"/>
        </w:rPr>
        <w:t xml:space="preserve"> midge (</w:t>
      </w:r>
      <w:proofErr w:type="spellStart"/>
      <w:r>
        <w:rPr>
          <w:rFonts w:ascii="Times New Roman Italic" w:hAnsi="Times New Roman Italic"/>
        </w:rPr>
        <w:t>Lestodiplosis</w:t>
      </w:r>
      <w:proofErr w:type="spellEnd"/>
      <w:r>
        <w:rPr>
          <w:rFonts w:ascii="Times New Roman Italic" w:hAnsi="Times New Roman Italic"/>
        </w:rPr>
        <w:t xml:space="preserve"> </w:t>
      </w:r>
      <w:proofErr w:type="spellStart"/>
      <w:r>
        <w:rPr>
          <w:rFonts w:ascii="Times New Roman Italic" w:hAnsi="Times New Roman Italic"/>
        </w:rPr>
        <w:t>septemmaculata</w:t>
      </w:r>
      <w:proofErr w:type="spellEnd"/>
      <w:r>
        <w:rPr>
          <w:rFonts w:ascii="Times New Roman" w:hAnsi="Times New Roman"/>
        </w:rPr>
        <w:t xml:space="preserve">). Our study represents the first description of this gall-parasitoid food web, for which we give more quantitative details in the supplementary materials. The host-plant to this food web, </w:t>
      </w:r>
      <w:r>
        <w:rPr>
          <w:rFonts w:ascii="Times New Roman Italic" w:hAnsi="Times New Roman Italic"/>
        </w:rPr>
        <w:t xml:space="preserve">S. </w:t>
      </w:r>
      <w:proofErr w:type="spellStart"/>
      <w:r>
        <w:rPr>
          <w:rFonts w:ascii="Times New Roman Italic" w:hAnsi="Times New Roman Italic"/>
        </w:rPr>
        <w:t>hookeriana</w:t>
      </w:r>
      <w:proofErr w:type="spellEnd"/>
      <w:r>
        <w:rPr>
          <w:rFonts w:ascii="Times New Roman Italic" w:hAnsi="Times New Roman Italic"/>
        </w:rPr>
        <w:t xml:space="preserve">, </w:t>
      </w:r>
      <w:r>
        <w:rPr>
          <w:rFonts w:ascii="Times New Roman" w:hAnsi="Times New Roman"/>
        </w:rPr>
        <w:t xml:space="preserve">displays considerable genetic and phenotypic variation, which corresponds to variation in susceptibility to a broader community of herbivorous insects (Barbour et al. </w:t>
      </w:r>
      <w:r>
        <w:rPr>
          <w:rFonts w:ascii="Times New Roman Italic" w:hAnsi="Times New Roman Italic"/>
        </w:rPr>
        <w:t>in press</w:t>
      </w:r>
      <w:r>
        <w:rPr>
          <w:rFonts w:ascii="Times New Roman" w:hAnsi="Times New Roman"/>
        </w:rPr>
        <w:t xml:space="preserve">). Moreover, prior studies in other willow species have also shown that genetic variation can influence the strength of pairwise trophic interactions between herbivores and their natural enemies </w:t>
      </w:r>
      <w:r>
        <w:rPr>
          <w:rFonts w:ascii="Times New Roman" w:hAnsi="Times New Roman"/>
          <w:lang w:val="en-US"/>
        </w:rPr>
        <w:t>(Craig, Itami, &amp; Price, 1990; Fritz, 1995)</w:t>
      </w:r>
      <w:r>
        <w:rPr>
          <w:rFonts w:ascii="Times New Roman" w:hAnsi="Times New Roman"/>
        </w:rPr>
        <w:t xml:space="preserve">. Therefore, </w:t>
      </w:r>
      <w:r>
        <w:rPr>
          <w:rFonts w:ascii="Times New Roman Italic" w:hAnsi="Times New Roman Italic"/>
        </w:rPr>
        <w:t xml:space="preserve">S. </w:t>
      </w:r>
      <w:proofErr w:type="spellStart"/>
      <w:r>
        <w:rPr>
          <w:rFonts w:ascii="Times New Roman Italic" w:hAnsi="Times New Roman Italic"/>
        </w:rPr>
        <w:t>hookeriana</w:t>
      </w:r>
      <w:proofErr w:type="spellEnd"/>
      <w:r>
        <w:rPr>
          <w:rFonts w:ascii="Times New Roman" w:hAnsi="Times New Roman"/>
        </w:rPr>
        <w:t xml:space="preserve"> (hereafter ‘willow’) represents an ideal system for studying the effects of host-plant genetics on insect food webs.</w:t>
      </w:r>
    </w:p>
    <w:p w:rsidR="00F53E62" w:rsidRDefault="00F53E62">
      <w:pPr>
        <w:spacing w:line="480" w:lineRule="auto"/>
        <w:rPr>
          <w:rFonts w:ascii="Times New Roman Bold" w:hAnsi="Times New Roman Bold"/>
        </w:rPr>
      </w:pPr>
    </w:p>
    <w:p w:rsidR="00F53E62" w:rsidRDefault="00F53E62">
      <w:pPr>
        <w:spacing w:line="480" w:lineRule="auto"/>
        <w:rPr>
          <w:rFonts w:ascii="Times New Roman" w:hAnsi="Times New Roman"/>
        </w:rPr>
      </w:pPr>
      <w:r>
        <w:t xml:space="preserve"> </w:t>
      </w:r>
      <w:r>
        <w:rPr>
          <w:rFonts w:ascii="Times New Roman" w:hAnsi="Times New Roman"/>
        </w:rPr>
        <w:t xml:space="preserve">To isolate the effects of willow genetic variation on gall-parasitoid food webs, we used a common garden experiment consisting of 26 different genotypes of </w:t>
      </w:r>
      <w:r>
        <w:rPr>
          <w:rFonts w:ascii="Times New Roman Italic" w:hAnsi="Times New Roman Italic"/>
        </w:rPr>
        <w:t xml:space="preserve">S. </w:t>
      </w:r>
      <w:proofErr w:type="spellStart"/>
      <w:r>
        <w:rPr>
          <w:rFonts w:ascii="Times New Roman Italic" w:hAnsi="Times New Roman Italic"/>
        </w:rPr>
        <w:t>hookeriana</w:t>
      </w:r>
      <w:proofErr w:type="spellEnd"/>
      <w:r>
        <w:rPr>
          <w:rFonts w:ascii="Times New Roman Italic" w:hAnsi="Times New Roman Italic"/>
        </w:rPr>
        <w:t xml:space="preserve"> </w:t>
      </w:r>
      <w:r>
        <w:rPr>
          <w:rFonts w:ascii="Times New Roman" w:hAnsi="Times New Roman"/>
        </w:rPr>
        <w:t xml:space="preserve">(13 males; 13 females), located at Humboldt Bay National Wildlife Refuge (HBNWR) (40°40'53"N, 124°12'4"W) near </w:t>
      </w:r>
      <w:proofErr w:type="spellStart"/>
      <w:r>
        <w:rPr>
          <w:rFonts w:ascii="Times New Roman" w:hAnsi="Times New Roman"/>
        </w:rPr>
        <w:t>Loleta</w:t>
      </w:r>
      <w:proofErr w:type="spellEnd"/>
      <w:r>
        <w:rPr>
          <w:rFonts w:ascii="Times New Roman" w:hAnsi="Times New Roman"/>
        </w:rPr>
        <w:t xml:space="preserve">, California, USA. Willow genotypes were collected from a single population of willows growing around Humboldt Bay. This common garden was planted in February 2009 with 25 clonal replicates (i.e., stem cuttings) of each willow genotype in a completely randomized design in two hectares of a former cattle pasture at HBNWR. Willows in our garden begin flowering in February and reach their peak growth in early August. During this study, willows had reached 2-4 m in height. Further details on the genotyping and planting of the common garden are available in Barbour </w:t>
      </w:r>
      <w:r>
        <w:rPr>
          <w:rFonts w:ascii="Times New Roman Italic" w:hAnsi="Times New Roman Italic"/>
        </w:rPr>
        <w:t>et al.</w:t>
      </w:r>
      <w:r>
        <w:rPr>
          <w:rFonts w:ascii="Times New Roman" w:hAnsi="Times New Roman"/>
        </w:rPr>
        <w:t xml:space="preserve"> (2014, </w:t>
      </w:r>
      <w:r>
        <w:rPr>
          <w:rFonts w:ascii="Times New Roman Italic" w:hAnsi="Times New Roman Italic"/>
        </w:rPr>
        <w:t>in press</w:t>
      </w:r>
      <w:r>
        <w:rPr>
          <w:rFonts w:ascii="Times New Roman" w:hAnsi="Times New Roman"/>
        </w:rPr>
        <w:t>).</w:t>
      </w:r>
    </w:p>
    <w:p w:rsidR="00F53E62" w:rsidRDefault="00F53E62">
      <w:pPr>
        <w:spacing w:line="480" w:lineRule="auto"/>
        <w:rPr>
          <w:rFonts w:ascii="Times New Roman" w:hAnsi="Times New Roman"/>
        </w:rPr>
      </w:pPr>
    </w:p>
    <w:p w:rsidR="00F53E62" w:rsidRDefault="00F53E62">
      <w:pPr>
        <w:tabs>
          <w:tab w:val="left" w:pos="6126"/>
        </w:tabs>
        <w:spacing w:line="480" w:lineRule="auto"/>
        <w:rPr>
          <w:rFonts w:ascii="Times New Roman Bold" w:hAnsi="Times New Roman Bold"/>
        </w:rPr>
      </w:pPr>
      <w:r>
        <w:rPr>
          <w:rFonts w:ascii="Times New Roman Italic" w:hAnsi="Times New Roman Italic"/>
        </w:rPr>
        <w:t>Willow genotypes are associated with particular gall-parasitoid interactions</w:t>
      </w:r>
      <w:r>
        <w:rPr>
          <w:rFonts w:ascii="Times New Roman Bold" w:hAnsi="Times New Roman Bold"/>
        </w:rPr>
        <w:tab/>
      </w:r>
    </w:p>
    <w:p w:rsidR="00F53E62" w:rsidRDefault="00F53E62">
      <w:pPr>
        <w:spacing w:line="480" w:lineRule="auto"/>
        <w:rPr>
          <w:rFonts w:ascii="Times New Roman" w:hAnsi="Times New Roman"/>
        </w:rPr>
      </w:pPr>
      <w:r>
        <w:rPr>
          <w:rFonts w:ascii="Times New Roman" w:hAnsi="Times New Roman"/>
        </w:rPr>
        <w:t>To build a quantitative gall-parasitoid food web for each willow genotype, we collected all galls occurring on one haphazardly selected basal branch from about 5 randomly chosen replicates of each genotype (N = 146 trees, range = 4-9 trees per genotype).</w:t>
      </w:r>
      <w:r>
        <w:rPr>
          <w:rFonts w:ascii="Times New Roman Bold" w:hAnsi="Times New Roman Bold"/>
        </w:rPr>
        <w:t xml:space="preserve"> </w:t>
      </w:r>
      <w:r>
        <w:rPr>
          <w:rFonts w:ascii="Times New Roman" w:hAnsi="Times New Roman"/>
        </w:rPr>
        <w:t xml:space="preserve">To control for differences in branch size, we estimated the number of shoots on each branch based on an </w:t>
      </w:r>
      <w:proofErr w:type="spellStart"/>
      <w:r>
        <w:rPr>
          <w:rFonts w:ascii="Times New Roman" w:hAnsi="Times New Roman"/>
        </w:rPr>
        <w:t>allometric</w:t>
      </w:r>
      <w:proofErr w:type="spellEnd"/>
      <w:r>
        <w:rPr>
          <w:rFonts w:ascii="Times New Roman" w:hAnsi="Times New Roman"/>
        </w:rPr>
        <w:t xml:space="preserve"> equation using the stem diameter of the sampled basal branch (mean shoot count = 280, SD = 124; details in supplementary materials). We collected all galls in September 2012 when gall larva were in late instars of their development or had already spun cocoons within the gall. All galls were placed into 30 mL plastic transport vials (loosely capped at the end) and maintained at room temperature in the lab for four months. We then opened galls under a dissecting scope and determined gall survival or parasitoid species identity. We omitted galls for which we could not reliably determine the cause of mortality from further analysis </w:t>
      </w:r>
      <w:commentRangeStart w:id="210"/>
      <w:r>
        <w:rPr>
          <w:rFonts w:ascii="Times New Roman" w:hAnsi="Times New Roman"/>
        </w:rPr>
        <w:t>(43% of galls</w:t>
      </w:r>
      <w:commentRangeEnd w:id="210"/>
      <w:r>
        <w:rPr>
          <w:vanish/>
        </w:rPr>
        <w:commentReference w:id="210"/>
      </w:r>
      <w:r>
        <w:rPr>
          <w:rFonts w:ascii="Times New Roman" w:hAnsi="Times New Roman"/>
        </w:rPr>
        <w:t xml:space="preserve">). </w:t>
      </w:r>
    </w:p>
    <w:p w:rsidR="00F53E62" w:rsidRDefault="00F53E62">
      <w:pPr>
        <w:spacing w:line="480" w:lineRule="auto"/>
        <w:rPr>
          <w:rFonts w:ascii="Times New Roman Italic" w:hAnsi="Times New Roman Italic"/>
        </w:rPr>
      </w:pPr>
    </w:p>
    <w:p w:rsidR="00F53E62" w:rsidRDefault="00F53E62">
      <w:pPr>
        <w:spacing w:line="480" w:lineRule="auto"/>
        <w:rPr>
          <w:rFonts w:ascii="Times New Roman Bold" w:hAnsi="Times New Roman Bold"/>
        </w:rPr>
      </w:pPr>
      <w:r>
        <w:rPr>
          <w:rFonts w:ascii="Times New Roman" w:hAnsi="Times New Roman"/>
        </w:rPr>
        <w:t>We used a null model analysis to test our prediction that certain willow genotypes would be associated with particular gall-parasitoid interactions. To do this, we first pooled all observed gall-parasitoid interactions for each willow genotype. This resulted in a weighted, bipartite (i.e., two sets of nodes) network, where each willow genotype and each unique gall-parasitoid interaction comprised the two sets of nodes, respectively. The weights between nodes corresponded to the frequency of each link (willow genotype-gall-parasitoid interaction). To identify different willow genotype-gall-parasitoid associations, we used an algorithm (</w:t>
      </w:r>
      <w:proofErr w:type="spellStart"/>
      <w:r>
        <w:rPr>
          <w:rFonts w:ascii="Times New Roman" w:hAnsi="Times New Roman"/>
        </w:rPr>
        <w:t>QuaBiMo</w:t>
      </w:r>
      <w:proofErr w:type="spellEnd"/>
      <w:r>
        <w:rPr>
          <w:rFonts w:ascii="Times New Roman" w:hAnsi="Times New Roman"/>
        </w:rPr>
        <w:t xml:space="preserve">) that seeks to find the optimal partition of the network into groups, or modules, of nodes that frequently interact with each other compared to other nodes (Dorman and Strauss 2014). This module-finding algorithm seeks to maximize the modularity value </w:t>
      </w:r>
      <w:r>
        <w:rPr>
          <w:rFonts w:ascii="Times New Roman Italic" w:hAnsi="Times New Roman Italic"/>
        </w:rPr>
        <w:t>Q</w:t>
      </w:r>
      <w:r>
        <w:rPr>
          <w:rFonts w:ascii="Times New Roman" w:hAnsi="Times New Roman"/>
        </w:rPr>
        <w:t>,</w:t>
      </w:r>
      <w:r>
        <w:rPr>
          <w:rFonts w:ascii="Times New Roman Italic" w:hAnsi="Times New Roman Italic"/>
        </w:rPr>
        <w:t xml:space="preserve"> </w:t>
      </w:r>
      <w:r>
        <w:rPr>
          <w:rFonts w:ascii="Times New Roman" w:hAnsi="Times New Roman"/>
        </w:rPr>
        <w:t>which is calculated as,</w:t>
      </w:r>
      <w:r>
        <w:rPr>
          <w:rFonts w:ascii="Times New Roman Italic" w:hAnsi="Times New Roman Italic"/>
        </w:rPr>
        <w:t xml:space="preserve"> </w:t>
      </w:r>
      <w:r>
        <w:rPr>
          <w:rFonts w:ascii="Times New Roman" w:hAnsi="Times New Roman"/>
        </w:rPr>
        <w:t xml:space="preserve"> </w:t>
      </w:r>
    </w:p>
    <w:p w:rsidR="00F53E62" w:rsidRDefault="002D5464">
      <w:pPr>
        <w:spacing w:line="480" w:lineRule="auto"/>
        <w:rPr>
          <w:rFonts w:ascii="Times New Roman" w:hAnsi="Times New Roman"/>
        </w:rPr>
      </w:pPr>
      <w:r>
        <w:rPr>
          <w:noProof/>
        </w:rPr>
        <w:drawing>
          <wp:inline distT="0" distB="0" distL="0" distR="0" wp14:anchorId="08D83C9B" wp14:editId="6A99A926">
            <wp:extent cx="2476500" cy="546100"/>
            <wp:effectExtent l="0" t="0" r="12700" b="1270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546100"/>
                    </a:xfrm>
                    <a:prstGeom prst="rect">
                      <a:avLst/>
                    </a:prstGeom>
                    <a:noFill/>
                    <a:ln>
                      <a:noFill/>
                    </a:ln>
                  </pic:spPr>
                </pic:pic>
              </a:graphicData>
            </a:graphic>
          </wp:inline>
        </w:drawing>
      </w:r>
    </w:p>
    <w:p w:rsidR="00F53E62" w:rsidRDefault="00F53E62">
      <w:pPr>
        <w:spacing w:line="480" w:lineRule="auto"/>
        <w:rPr>
          <w:rFonts w:ascii="Times New Roman" w:hAnsi="Times New Roman"/>
        </w:rPr>
      </w:pPr>
      <w:r>
        <w:t xml:space="preserve"> </w:t>
      </w:r>
      <w:proofErr w:type="gramStart"/>
      <w:r>
        <w:rPr>
          <w:rFonts w:ascii="Times New Roman" w:hAnsi="Times New Roman"/>
        </w:rPr>
        <w:t>where</w:t>
      </w:r>
      <w:proofErr w:type="gramEnd"/>
      <w:r>
        <w:rPr>
          <w:rFonts w:ascii="Times New Roman" w:hAnsi="Times New Roman"/>
        </w:rPr>
        <w:t xml:space="preserve"> </w:t>
      </w:r>
      <w:r>
        <w:rPr>
          <w:rFonts w:ascii="Times New Roman Italic" w:hAnsi="Times New Roman Italic"/>
        </w:rPr>
        <w:t xml:space="preserve">m </w:t>
      </w:r>
      <w:r>
        <w:rPr>
          <w:rFonts w:ascii="Times New Roman" w:hAnsi="Times New Roman"/>
        </w:rPr>
        <w:t xml:space="preserve">is half of the total number of observed links in the network, </w:t>
      </w:r>
      <w:proofErr w:type="spellStart"/>
      <w:r>
        <w:rPr>
          <w:rFonts w:ascii="Times New Roman Italic" w:hAnsi="Times New Roman Italic"/>
        </w:rPr>
        <w:t>A</w:t>
      </w:r>
      <w:r>
        <w:rPr>
          <w:rFonts w:ascii="Times New Roman Italic" w:hAnsi="Times New Roman Italic"/>
          <w:vertAlign w:val="subscript"/>
        </w:rPr>
        <w:t>ij</w:t>
      </w:r>
      <w:proofErr w:type="spellEnd"/>
      <w:r>
        <w:rPr>
          <w:rFonts w:ascii="Times New Roman Italic" w:hAnsi="Times New Roman Italic"/>
        </w:rPr>
        <w:t xml:space="preserve"> </w:t>
      </w:r>
      <w:r>
        <w:rPr>
          <w:rFonts w:ascii="Times New Roman" w:hAnsi="Times New Roman"/>
        </w:rPr>
        <w:t xml:space="preserve">is the weighted, bipartite network and </w:t>
      </w:r>
      <w:proofErr w:type="spellStart"/>
      <w:r>
        <w:rPr>
          <w:rFonts w:ascii="Times New Roman Italic" w:hAnsi="Times New Roman Italic"/>
        </w:rPr>
        <w:t>K</w:t>
      </w:r>
      <w:r>
        <w:rPr>
          <w:rFonts w:ascii="Times New Roman Italic" w:hAnsi="Times New Roman Italic"/>
          <w:vertAlign w:val="subscript"/>
        </w:rPr>
        <w:t>ij</w:t>
      </w:r>
      <w:proofErr w:type="spellEnd"/>
      <w:r>
        <w:rPr>
          <w:rFonts w:ascii="Times New Roman" w:hAnsi="Times New Roman"/>
        </w:rPr>
        <w:t xml:space="preserve"> is the network of expected weights (</w:t>
      </w:r>
      <w:proofErr w:type="spellStart"/>
      <w:r>
        <w:rPr>
          <w:rFonts w:ascii="Times New Roman" w:hAnsi="Times New Roman"/>
        </w:rPr>
        <w:t>Dormann</w:t>
      </w:r>
      <w:proofErr w:type="spellEnd"/>
      <w:r>
        <w:rPr>
          <w:rFonts w:ascii="Times New Roman" w:hAnsi="Times New Roman"/>
        </w:rPr>
        <w:t xml:space="preserve"> and Strauss 2013). The module to which a node </w:t>
      </w:r>
      <w:proofErr w:type="spellStart"/>
      <w:r>
        <w:rPr>
          <w:rFonts w:ascii="Times New Roman Italic" w:hAnsi="Times New Roman Italic"/>
        </w:rPr>
        <w:t>i</w:t>
      </w:r>
      <w:proofErr w:type="spellEnd"/>
      <w:r>
        <w:rPr>
          <w:rFonts w:ascii="Times New Roman Italic" w:hAnsi="Times New Roman Italic"/>
        </w:rPr>
        <w:t xml:space="preserve"> </w:t>
      </w:r>
      <w:r>
        <w:rPr>
          <w:rFonts w:ascii="Times New Roman" w:hAnsi="Times New Roman"/>
        </w:rPr>
        <w:t xml:space="preserve">or </w:t>
      </w:r>
      <w:r>
        <w:rPr>
          <w:rFonts w:ascii="Times New Roman Italic" w:hAnsi="Times New Roman Italic"/>
        </w:rPr>
        <w:t xml:space="preserve">j </w:t>
      </w:r>
      <w:r>
        <w:rPr>
          <w:rFonts w:ascii="Times New Roman" w:hAnsi="Times New Roman"/>
        </w:rPr>
        <w:t xml:space="preserve">is assigned is </w:t>
      </w:r>
      <w:proofErr w:type="spellStart"/>
      <w:r>
        <w:rPr>
          <w:rFonts w:ascii="Times New Roman Italic" w:hAnsi="Times New Roman Italic"/>
        </w:rPr>
        <w:t>c</w:t>
      </w:r>
      <w:r>
        <w:rPr>
          <w:rFonts w:ascii="Times New Roman Italic" w:hAnsi="Times New Roman Italic"/>
          <w:vertAlign w:val="subscript"/>
        </w:rPr>
        <w:t>i</w:t>
      </w:r>
      <w:proofErr w:type="gramStart"/>
      <w:r>
        <w:rPr>
          <w:rFonts w:ascii="Times New Roman Italic" w:hAnsi="Times New Roman Italic"/>
        </w:rPr>
        <w:t>,c</w:t>
      </w:r>
      <w:r>
        <w:rPr>
          <w:rFonts w:ascii="Times New Roman Italic" w:hAnsi="Times New Roman Italic"/>
          <w:vertAlign w:val="subscript"/>
        </w:rPr>
        <w:t>j</w:t>
      </w:r>
      <w:proofErr w:type="spellEnd"/>
      <w:proofErr w:type="gramEnd"/>
      <w:r>
        <w:rPr>
          <w:rFonts w:ascii="Times New Roman" w:hAnsi="Times New Roman"/>
        </w:rPr>
        <w:t xml:space="preserve">. The indicator function </w:t>
      </w:r>
      <w:proofErr w:type="gramStart"/>
      <w:r>
        <w:rPr>
          <w:rFonts w:ascii="Lucida Grande" w:hAnsi="Lucida Grande"/>
        </w:rPr>
        <w:t>δ</w:t>
      </w:r>
      <w:r>
        <w:rPr>
          <w:rFonts w:ascii="Times New Roman" w:hAnsi="Times New Roman"/>
        </w:rPr>
        <w:t>(</w:t>
      </w:r>
      <w:proofErr w:type="spellStart"/>
      <w:proofErr w:type="gramEnd"/>
      <w:r>
        <w:rPr>
          <w:rFonts w:ascii="Times New Roman Italic" w:hAnsi="Times New Roman Italic"/>
        </w:rPr>
        <w:t>c</w:t>
      </w:r>
      <w:r>
        <w:rPr>
          <w:rFonts w:ascii="Times New Roman Italic" w:hAnsi="Times New Roman Italic"/>
          <w:vertAlign w:val="subscript"/>
        </w:rPr>
        <w:t>i</w:t>
      </w:r>
      <w:r>
        <w:rPr>
          <w:rFonts w:ascii="Times New Roman Italic" w:hAnsi="Times New Roman Italic"/>
        </w:rPr>
        <w:t>,c</w:t>
      </w:r>
      <w:r>
        <w:rPr>
          <w:rFonts w:ascii="Times New Roman Italic" w:hAnsi="Times New Roman Italic"/>
          <w:vertAlign w:val="subscript"/>
        </w:rPr>
        <w:t>j</w:t>
      </w:r>
      <w:proofErr w:type="spellEnd"/>
      <w:r>
        <w:rPr>
          <w:rFonts w:ascii="Times New Roman" w:hAnsi="Times New Roman"/>
        </w:rPr>
        <w:t xml:space="preserve">) = 1 if </w:t>
      </w:r>
      <w:r>
        <w:rPr>
          <w:rFonts w:ascii="Times New Roman Italic" w:hAnsi="Times New Roman Italic"/>
        </w:rPr>
        <w:t>c</w:t>
      </w:r>
      <w:r>
        <w:rPr>
          <w:rFonts w:ascii="Times New Roman Italic" w:hAnsi="Times New Roman Italic"/>
          <w:vertAlign w:val="subscript"/>
        </w:rPr>
        <w:t>i</w:t>
      </w:r>
      <w:r>
        <w:rPr>
          <w:rFonts w:ascii="Times New Roman" w:hAnsi="Times New Roman"/>
        </w:rPr>
        <w:t xml:space="preserve"> = </w:t>
      </w:r>
      <w:proofErr w:type="spellStart"/>
      <w:r>
        <w:rPr>
          <w:rFonts w:ascii="Times New Roman Italic" w:hAnsi="Times New Roman Italic"/>
        </w:rPr>
        <w:t>c</w:t>
      </w:r>
      <w:r>
        <w:rPr>
          <w:rFonts w:ascii="Times New Roman Italic" w:hAnsi="Times New Roman Italic"/>
          <w:vertAlign w:val="subscript"/>
        </w:rPr>
        <w:t>j</w:t>
      </w:r>
      <w:proofErr w:type="spellEnd"/>
      <w:r>
        <w:rPr>
          <w:rFonts w:ascii="Times New Roman Italic" w:hAnsi="Times New Roman Italic"/>
        </w:rPr>
        <w:t xml:space="preserve"> </w:t>
      </w:r>
      <w:r>
        <w:rPr>
          <w:rFonts w:ascii="Times New Roman" w:hAnsi="Times New Roman"/>
        </w:rPr>
        <w:t xml:space="preserve">and 0 if </w:t>
      </w:r>
      <w:r>
        <w:rPr>
          <w:rFonts w:ascii="Times New Roman Italic" w:hAnsi="Times New Roman Italic"/>
        </w:rPr>
        <w:t>c</w:t>
      </w:r>
      <w:r>
        <w:rPr>
          <w:rFonts w:ascii="Times New Roman Italic" w:hAnsi="Times New Roman Italic"/>
          <w:vertAlign w:val="subscript"/>
        </w:rPr>
        <w:t>i</w:t>
      </w:r>
      <w:r>
        <w:rPr>
          <w:rFonts w:ascii="Times New Roman" w:hAnsi="Times New Roman"/>
        </w:rPr>
        <w:t xml:space="preserve"> </w:t>
      </w:r>
      <w:r>
        <w:rPr>
          <w:rFonts w:ascii="Lucida Grande" w:hAnsi="Lucida Grande"/>
        </w:rPr>
        <w:t>≠</w:t>
      </w:r>
      <w:r>
        <w:rPr>
          <w:rFonts w:ascii="Times New Roman" w:hAnsi="Times New Roman"/>
        </w:rPr>
        <w:t xml:space="preserve"> </w:t>
      </w:r>
      <w:proofErr w:type="spellStart"/>
      <w:r>
        <w:rPr>
          <w:rFonts w:ascii="Times New Roman Italic" w:hAnsi="Times New Roman Italic"/>
        </w:rPr>
        <w:t>c</w:t>
      </w:r>
      <w:r>
        <w:rPr>
          <w:rFonts w:ascii="Times New Roman Italic" w:hAnsi="Times New Roman Italic"/>
          <w:vertAlign w:val="subscript"/>
        </w:rPr>
        <w:t>j</w:t>
      </w:r>
      <w:proofErr w:type="spellEnd"/>
      <w:r>
        <w:rPr>
          <w:rFonts w:ascii="Times New Roman" w:hAnsi="Times New Roman"/>
        </w:rPr>
        <w:t xml:space="preserve">. </w:t>
      </w:r>
      <w:r>
        <w:rPr>
          <w:rFonts w:ascii="Times New Roman Italic" w:hAnsi="Times New Roman Italic"/>
        </w:rPr>
        <w:t xml:space="preserve">Q </w:t>
      </w:r>
      <w:r>
        <w:rPr>
          <w:rFonts w:ascii="Times New Roman" w:hAnsi="Times New Roman"/>
        </w:rPr>
        <w:t xml:space="preserve">ranges from 0, which means the community has no more links within modules than expected by random chance, to a maximum value of 1, which indicates increasing support for the division of a network into modules. Since </w:t>
      </w:r>
      <w:r>
        <w:rPr>
          <w:rFonts w:ascii="Times New Roman Italic" w:hAnsi="Times New Roman Italic"/>
        </w:rPr>
        <w:t xml:space="preserve">Q </w:t>
      </w:r>
      <w:r>
        <w:rPr>
          <w:rFonts w:ascii="Times New Roman" w:hAnsi="Times New Roman"/>
        </w:rPr>
        <w:t xml:space="preserve">is determined by an optimality function and is susceptible to being trapped at local optima, we repeated this calculation 100 times and used the iteration with the highest </w:t>
      </w:r>
      <w:r>
        <w:rPr>
          <w:rFonts w:ascii="Times New Roman Italic" w:hAnsi="Times New Roman Italic"/>
        </w:rPr>
        <w:t xml:space="preserve">Q </w:t>
      </w:r>
      <w:r>
        <w:rPr>
          <w:rFonts w:ascii="Times New Roman" w:hAnsi="Times New Roman"/>
        </w:rPr>
        <w:t xml:space="preserve">value to identify the modules within our network. </w:t>
      </w:r>
      <w:proofErr w:type="gramStart"/>
      <w:r>
        <w:rPr>
          <w:rFonts w:ascii="Times New Roman" w:hAnsi="Times New Roman"/>
        </w:rPr>
        <w:t xml:space="preserve">Importantly, the magnitude of </w:t>
      </w:r>
      <w:r>
        <w:rPr>
          <w:rFonts w:ascii="Times New Roman Italic" w:hAnsi="Times New Roman Italic"/>
        </w:rPr>
        <w:t>Q</w:t>
      </w:r>
      <w:r>
        <w:rPr>
          <w:rFonts w:ascii="Times New Roman" w:hAnsi="Times New Roman"/>
        </w:rPr>
        <w:t xml:space="preserve"> will be influenced by the number of nodes, the number of links between nodes, and the total number of links observed</w:t>
      </w:r>
      <w:proofErr w:type="gramEnd"/>
      <w:r>
        <w:rPr>
          <w:rFonts w:ascii="Times New Roman" w:hAnsi="Times New Roman"/>
        </w:rPr>
        <w:t xml:space="preserve"> </w:t>
      </w:r>
      <w:r>
        <w:rPr>
          <w:rFonts w:ascii="Times New Roman" w:hAnsi="Times New Roman"/>
          <w:lang w:val="en-US"/>
        </w:rPr>
        <w:t>(Dormann &amp; Strauss, 2013; Thébault, 2012). Therefore,</w:t>
      </w:r>
      <w:r>
        <w:rPr>
          <w:rFonts w:ascii="Times New Roman" w:hAnsi="Times New Roman"/>
        </w:rPr>
        <w:t xml:space="preserve"> we used a conservative null model to examine whether the degree of modularity (</w:t>
      </w:r>
      <w:r>
        <w:rPr>
          <w:rFonts w:ascii="Times New Roman Italic" w:hAnsi="Times New Roman Italic"/>
        </w:rPr>
        <w:t>Q</w:t>
      </w:r>
      <w:r>
        <w:rPr>
          <w:rFonts w:ascii="Times New Roman" w:hAnsi="Times New Roman"/>
        </w:rPr>
        <w:t xml:space="preserve">) we observed was significantly different from what we would expect by chance. Specifically, we used a swapping algorithm that randomized the observed weights in the bipartite network while preserving both the total weights for each genotype and each gall-parasitoid interaction, as well as the number of unique links from the original network. Both the modularity and null model analysis were conducted with the </w:t>
      </w:r>
      <w:r>
        <w:rPr>
          <w:rFonts w:ascii="Times New Roman Italic" w:hAnsi="Times New Roman Italic"/>
        </w:rPr>
        <w:t xml:space="preserve">bipartite </w:t>
      </w:r>
      <w:r>
        <w:rPr>
          <w:rFonts w:ascii="Times New Roman" w:hAnsi="Times New Roman"/>
        </w:rPr>
        <w:t>package in R (</w:t>
      </w:r>
      <w:proofErr w:type="spellStart"/>
      <w:r>
        <w:rPr>
          <w:rFonts w:ascii="Times New Roman" w:hAnsi="Times New Roman"/>
        </w:rPr>
        <w:t>Dormann</w:t>
      </w:r>
      <w:proofErr w:type="spellEnd"/>
      <w:r>
        <w:rPr>
          <w:rFonts w:ascii="Times New Roman" w:hAnsi="Times New Roman"/>
        </w:rPr>
        <w:t xml:space="preserve"> R citation; R Development Core Team 2014).</w:t>
      </w:r>
    </w:p>
    <w:p w:rsidR="00F53E62" w:rsidRDefault="00F53E62">
      <w:pPr>
        <w:spacing w:line="480" w:lineRule="auto"/>
        <w:rPr>
          <w:rFonts w:ascii="Times New Roman" w:hAnsi="Times New Roman"/>
        </w:rPr>
      </w:pPr>
    </w:p>
    <w:p w:rsidR="00F53E62" w:rsidRDefault="00F53E62">
      <w:pPr>
        <w:spacing w:line="480" w:lineRule="auto"/>
        <w:rPr>
          <w:rFonts w:ascii="Times New Roman Italic" w:hAnsi="Times New Roman Italic"/>
        </w:rPr>
      </w:pPr>
      <w:r>
        <w:rPr>
          <w:rFonts w:ascii="Times New Roman Italic" w:hAnsi="Times New Roman Italic"/>
        </w:rPr>
        <w:t>Heritable variation in plant traits mediates resistance to galling insects</w:t>
      </w:r>
    </w:p>
    <w:p w:rsidR="00F53E62" w:rsidRDefault="00F53E62">
      <w:pPr>
        <w:spacing w:line="480" w:lineRule="auto"/>
        <w:rPr>
          <w:rFonts w:ascii="Times New Roman Bold" w:hAnsi="Times New Roman Bold"/>
        </w:rPr>
      </w:pPr>
      <w:r>
        <w:rPr>
          <w:rFonts w:ascii="Times New Roman" w:hAnsi="Times New Roman"/>
        </w:rPr>
        <w:t xml:space="preserve">To identify the plant traits mediating the resistance of willow genotypes to </w:t>
      </w:r>
      <w:proofErr w:type="spellStart"/>
      <w:r>
        <w:rPr>
          <w:rFonts w:ascii="Times New Roman" w:hAnsi="Times New Roman"/>
        </w:rPr>
        <w:t>herbivory</w:t>
      </w:r>
      <w:proofErr w:type="spellEnd"/>
      <w:r>
        <w:rPr>
          <w:rFonts w:ascii="Times New Roman" w:hAnsi="Times New Roman"/>
        </w:rPr>
        <w:t xml:space="preserve"> from galling insects, we measured 40 different traits associated with variation in leaf quality (36 traits) and plant architecture (4 traits). Details on how these willow traits were sampled and quantified are given in Barbour et al. (2014, </w:t>
      </w:r>
      <w:r>
        <w:rPr>
          <w:rFonts w:ascii="Times New Roman Italic" w:hAnsi="Times New Roman Italic"/>
        </w:rPr>
        <w:t>in press</w:t>
      </w:r>
      <w:r>
        <w:rPr>
          <w:rFonts w:ascii="Times New Roman" w:hAnsi="Times New Roman"/>
        </w:rPr>
        <w:t xml:space="preserve">), but we summarize which traits were sampled here. Leaf quality traits included: phenolic chemistry (7 classes of compounds, 31 individual metabolites), </w:t>
      </w:r>
      <w:proofErr w:type="spellStart"/>
      <w:r>
        <w:rPr>
          <w:rFonts w:ascii="Times New Roman" w:hAnsi="Times New Roman"/>
        </w:rPr>
        <w:t>trichome</w:t>
      </w:r>
      <w:proofErr w:type="spellEnd"/>
      <w:r>
        <w:rPr>
          <w:rFonts w:ascii="Times New Roman" w:hAnsi="Times New Roman"/>
        </w:rPr>
        <w:t xml:space="preserve"> density, specific leaf area (SLA), water content, and percent Carbon and Nitrogen (converted to C</w:t>
      </w:r>
      <w:proofErr w:type="gramStart"/>
      <w:r>
        <w:rPr>
          <w:rFonts w:ascii="Times New Roman" w:hAnsi="Times New Roman"/>
        </w:rPr>
        <w:t>:N</w:t>
      </w:r>
      <w:proofErr w:type="gramEnd"/>
      <w:r>
        <w:rPr>
          <w:rFonts w:ascii="Times New Roman" w:hAnsi="Times New Roman"/>
        </w:rPr>
        <w:t>). Plant architecture traits included: plant size, fractal dimension (index of architectural complexity), height, and foliage density. We calculated the broad-sense heritability (</w:t>
      </w:r>
      <w:r>
        <w:rPr>
          <w:rFonts w:ascii="Times New Roman Italic" w:hAnsi="Times New Roman Italic"/>
        </w:rPr>
        <w:t>H</w:t>
      </w:r>
      <w:r>
        <w:rPr>
          <w:rFonts w:ascii="Times New Roman" w:hAnsi="Times New Roman"/>
          <w:vertAlign w:val="superscript"/>
        </w:rPr>
        <w:t>2</w:t>
      </w:r>
      <w:r>
        <w:rPr>
          <w:rFonts w:ascii="Times New Roman" w:hAnsi="Times New Roman"/>
        </w:rPr>
        <w:t xml:space="preserve">) of plant traits using the equation: </w:t>
      </w:r>
      <w:r>
        <w:rPr>
          <w:rFonts w:ascii="Times New Roman Italic" w:hAnsi="Times New Roman Italic"/>
        </w:rPr>
        <w:t>H</w:t>
      </w:r>
      <w:r>
        <w:rPr>
          <w:rFonts w:ascii="Times New Roman" w:hAnsi="Times New Roman"/>
          <w:vertAlign w:val="superscript"/>
        </w:rPr>
        <w:t xml:space="preserve">2 </w:t>
      </w:r>
      <w:r>
        <w:rPr>
          <w:rFonts w:ascii="Times New Roman" w:hAnsi="Times New Roman"/>
        </w:rPr>
        <w:t xml:space="preserve">= </w:t>
      </w:r>
      <w:r>
        <w:rPr>
          <w:rFonts w:ascii="Times New Roman Italic" w:hAnsi="Times New Roman Italic"/>
        </w:rPr>
        <w:t>V</w:t>
      </w:r>
      <w:r>
        <w:rPr>
          <w:rFonts w:ascii="Times New Roman" w:hAnsi="Times New Roman"/>
          <w:vertAlign w:val="subscript"/>
        </w:rPr>
        <w:t xml:space="preserve">G </w:t>
      </w:r>
      <w:r>
        <w:rPr>
          <w:rFonts w:ascii="Times New Roman" w:hAnsi="Times New Roman"/>
        </w:rPr>
        <w:t xml:space="preserve">/ </w:t>
      </w:r>
      <w:r>
        <w:rPr>
          <w:rFonts w:ascii="Times New Roman Italic" w:hAnsi="Times New Roman Italic"/>
        </w:rPr>
        <w:t>V</w:t>
      </w:r>
      <w:r>
        <w:rPr>
          <w:rFonts w:ascii="Times New Roman" w:hAnsi="Times New Roman"/>
          <w:vertAlign w:val="subscript"/>
        </w:rPr>
        <w:t>P</w:t>
      </w:r>
      <w:r>
        <w:rPr>
          <w:rFonts w:ascii="Times New Roman" w:hAnsi="Times New Roman"/>
        </w:rPr>
        <w:t xml:space="preserve">, where </w:t>
      </w:r>
      <w:r>
        <w:rPr>
          <w:rFonts w:ascii="Times New Roman Italic" w:hAnsi="Times New Roman Italic"/>
        </w:rPr>
        <w:t>V</w:t>
      </w:r>
      <w:r>
        <w:rPr>
          <w:rFonts w:ascii="Times New Roman" w:hAnsi="Times New Roman"/>
          <w:vertAlign w:val="subscript"/>
        </w:rPr>
        <w:t>G</w:t>
      </w:r>
      <w:r>
        <w:rPr>
          <w:rFonts w:ascii="Times New Roman" w:hAnsi="Times New Roman"/>
        </w:rPr>
        <w:t xml:space="preserve"> is the total genotypic variance among clones, and </w:t>
      </w:r>
      <w:r>
        <w:rPr>
          <w:rFonts w:ascii="Times New Roman Italic" w:hAnsi="Times New Roman Italic"/>
        </w:rPr>
        <w:t>V</w:t>
      </w:r>
      <w:r>
        <w:rPr>
          <w:rFonts w:ascii="Times New Roman" w:hAnsi="Times New Roman"/>
          <w:vertAlign w:val="subscript"/>
        </w:rPr>
        <w:t>P</w:t>
      </w:r>
      <w:r>
        <w:rPr>
          <w:rFonts w:ascii="Times New Roman" w:hAnsi="Times New Roman"/>
        </w:rPr>
        <w:t xml:space="preserve"> is the total phenotypic variance, calculated as the sum of the residual and genetic variance </w:t>
      </w:r>
      <w:r>
        <w:rPr>
          <w:rFonts w:ascii="Times New Roman" w:hAnsi="Times New Roman"/>
          <w:lang w:val="en-US"/>
        </w:rPr>
        <w:t>(Lynch &amp; Walsh 1998)</w:t>
      </w:r>
      <w:r>
        <w:rPr>
          <w:rFonts w:ascii="Times New Roman" w:hAnsi="Times New Roman"/>
        </w:rPr>
        <w:t>. Broad-sense heritability values range between 0-1, where values close to zero indicate low heritability (</w:t>
      </w:r>
      <w:r>
        <w:rPr>
          <w:rFonts w:ascii="Times New Roman Italic" w:hAnsi="Times New Roman Italic"/>
        </w:rPr>
        <w:t>i.e.</w:t>
      </w:r>
      <w:r>
        <w:rPr>
          <w:rFonts w:ascii="Times New Roman" w:hAnsi="Times New Roman"/>
        </w:rPr>
        <w:t>, the trait is strongly influenced by the environment), and values close to 1 indicate high heritability (</w:t>
      </w:r>
      <w:r>
        <w:rPr>
          <w:rFonts w:ascii="Times New Roman Italic" w:hAnsi="Times New Roman Italic"/>
        </w:rPr>
        <w:t>i.e.</w:t>
      </w:r>
      <w:r>
        <w:rPr>
          <w:rFonts w:ascii="Times New Roman" w:hAnsi="Times New Roman"/>
        </w:rPr>
        <w:t xml:space="preserve">, the trait is strongly controlled by underlying genetic variation). Each of these traits exhibited significant broad-sense heritable variation among willow genotypes (mean leaf quality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0.72; mean architecture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0.27; range of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0.15 - 0.97; Barbour et al., 2014 </w:t>
      </w:r>
      <w:r>
        <w:rPr>
          <w:rFonts w:ascii="Times New Roman Italic" w:hAnsi="Times New Roman Italic"/>
        </w:rPr>
        <w:t>in press</w:t>
      </w:r>
      <w:r>
        <w:rPr>
          <w:rFonts w:ascii="Times New Roman" w:hAnsi="Times New Roman"/>
        </w:rPr>
        <w:t xml:space="preserve">). </w:t>
      </w: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r>
        <w:rPr>
          <w:rFonts w:ascii="Times New Roman" w:hAnsi="Times New Roman"/>
        </w:rPr>
        <w:t>We conducted two types of analyses to test whether heritable variation in plant traits affects resistance to galling insects.</w:t>
      </w:r>
      <w:r>
        <w:rPr>
          <w:rFonts w:ascii="Times New Roman Bold" w:hAnsi="Times New Roman Bold"/>
        </w:rPr>
        <w:t xml:space="preserve"> </w:t>
      </w:r>
      <w:r>
        <w:rPr>
          <w:rFonts w:ascii="Times New Roman" w:hAnsi="Times New Roman"/>
        </w:rPr>
        <w:t xml:space="preserve">We quantified resistance from our gall collections on each replicate willow tree (N = 146) by calculating both the density of each gall species as well as the size of each gall (measured as the maximum diameter perpendicular to plant tissue orientation, to the nearest 0.01 mm). First, we calculated separate restricted maximum likelihood (REML) random-effect models and performed restricted likelihood-ratio tests to examine whether willow genotypes exhibited variation in the density and size of each gall species. Gall density and gall size were transformed as needed to improve normality and reduce </w:t>
      </w:r>
      <w:proofErr w:type="spellStart"/>
      <w:r>
        <w:rPr>
          <w:rFonts w:ascii="Times New Roman" w:hAnsi="Times New Roman"/>
        </w:rPr>
        <w:t>heteroscedasticity</w:t>
      </w:r>
      <w:proofErr w:type="spellEnd"/>
      <w:r>
        <w:rPr>
          <w:rFonts w:ascii="Times New Roman" w:hAnsi="Times New Roman"/>
        </w:rPr>
        <w:t xml:space="preserve"> of model residuals. As with each plant trait, we calculated the broad-sense heritability of gall density and gal size for each species. If we identified heritable variation in gall density or gall size among willow genotypes, we then used multiple </w:t>
      </w:r>
      <w:proofErr w:type="gramStart"/>
      <w:r>
        <w:rPr>
          <w:rFonts w:ascii="Times New Roman" w:hAnsi="Times New Roman"/>
        </w:rPr>
        <w:t>regression</w:t>
      </w:r>
      <w:proofErr w:type="gramEnd"/>
      <w:r>
        <w:rPr>
          <w:rFonts w:ascii="Times New Roman" w:hAnsi="Times New Roman"/>
        </w:rPr>
        <w:t xml:space="preserve"> with forward model selection to identify the key plant traits mediating resistance to galling insects. We mitigated </w:t>
      </w:r>
      <w:proofErr w:type="spellStart"/>
      <w:r>
        <w:rPr>
          <w:rFonts w:ascii="Times New Roman" w:hAnsi="Times New Roman"/>
        </w:rPr>
        <w:t>multicollinearity</w:t>
      </w:r>
      <w:proofErr w:type="spellEnd"/>
      <w:r>
        <w:rPr>
          <w:rFonts w:ascii="Times New Roman" w:hAnsi="Times New Roman"/>
        </w:rPr>
        <w:t xml:space="preserve"> using three different methods: principal components analysis, residual and sequential regression (Graham 2003), and omitting highly correlated traits (details in Barbour et al. 2014, in press). We used the forward model selection approach advocated by Blanchet </w:t>
      </w:r>
      <w:r>
        <w:rPr>
          <w:rFonts w:ascii="Times New Roman Italic" w:hAnsi="Times New Roman Italic"/>
        </w:rPr>
        <w:t>et al.</w:t>
      </w:r>
      <w:r>
        <w:rPr>
          <w:rFonts w:ascii="Times New Roman" w:hAnsi="Times New Roman"/>
        </w:rPr>
        <w:t xml:space="preserve"> </w:t>
      </w:r>
      <w:r>
        <w:rPr>
          <w:rFonts w:ascii="Times New Roman" w:hAnsi="Times New Roman"/>
          <w:lang w:val="en-US"/>
        </w:rPr>
        <w:t>(2008)</w:t>
      </w:r>
      <w:r>
        <w:rPr>
          <w:rFonts w:ascii="Times New Roman" w:hAnsi="Times New Roman"/>
        </w:rPr>
        <w:t>, which prevents inclusion of spurious variables (</w:t>
      </w:r>
      <w:r>
        <w:rPr>
          <w:rFonts w:ascii="Times New Roman Italic" w:hAnsi="Times New Roman Italic"/>
        </w:rPr>
        <w:t>i.e.</w:t>
      </w:r>
      <w:r>
        <w:rPr>
          <w:rFonts w:ascii="Times New Roman" w:hAnsi="Times New Roman"/>
        </w:rPr>
        <w:t>,</w:t>
      </w:r>
      <w:r>
        <w:rPr>
          <w:rFonts w:ascii="Times New Roman Italic" w:hAnsi="Times New Roman Italic"/>
        </w:rPr>
        <w:t xml:space="preserve"> </w:t>
      </w:r>
      <w:r>
        <w:rPr>
          <w:rFonts w:ascii="Times New Roman" w:hAnsi="Times New Roman"/>
        </w:rPr>
        <w:t>inflated Type 1 error) and overestimation of explained variance (</w:t>
      </w:r>
      <w:r>
        <w:rPr>
          <w:rFonts w:ascii="Times New Roman Italic" w:hAnsi="Times New Roman Italic"/>
        </w:rPr>
        <w:t>i.e.</w:t>
      </w:r>
      <w:r>
        <w:rPr>
          <w:rFonts w:ascii="Times New Roman" w:hAnsi="Times New Roman"/>
        </w:rPr>
        <w:t xml:space="preserve">, </w:t>
      </w:r>
      <w:r>
        <w:rPr>
          <w:rFonts w:ascii="Times New Roman Italic" w:hAnsi="Times New Roman Italic"/>
        </w:rPr>
        <w:t>R</w:t>
      </w:r>
      <w:r>
        <w:rPr>
          <w:rFonts w:ascii="Times New Roman" w:hAnsi="Times New Roman"/>
          <w:vertAlign w:val="superscript"/>
        </w:rPr>
        <w:t>2</w:t>
      </w:r>
      <w:r>
        <w:rPr>
          <w:rFonts w:ascii="Times New Roman" w:hAnsi="Times New Roman"/>
        </w:rPr>
        <w:t>).</w:t>
      </w:r>
    </w:p>
    <w:p w:rsidR="00F53E62" w:rsidRDefault="00F53E62">
      <w:pPr>
        <w:spacing w:line="480" w:lineRule="auto"/>
        <w:rPr>
          <w:rFonts w:ascii="Times New Roman" w:hAnsi="Times New Roman"/>
        </w:rPr>
      </w:pPr>
    </w:p>
    <w:p w:rsidR="00F53E62" w:rsidRDefault="00F53E62">
      <w:pPr>
        <w:spacing w:line="480" w:lineRule="auto"/>
        <w:rPr>
          <w:rFonts w:ascii="Times New Roman Bold Italic" w:hAnsi="Times New Roman Bold Italic"/>
        </w:rPr>
      </w:pPr>
      <w:r>
        <w:rPr>
          <w:rFonts w:ascii="Times New Roman Italic" w:hAnsi="Times New Roman Italic"/>
        </w:rPr>
        <w:t>Resistance to galling insects affects the strength of gall-parasitoid interactions</w:t>
      </w:r>
    </w:p>
    <w:p w:rsidR="00F53E62" w:rsidRDefault="00F53E62">
      <w:pPr>
        <w:spacing w:line="480" w:lineRule="auto"/>
        <w:rPr>
          <w:rFonts w:ascii="Times New Roman Bold" w:hAnsi="Times New Roman Bold"/>
        </w:rPr>
      </w:pPr>
      <w:r>
        <w:rPr>
          <w:rFonts w:ascii="Times New Roman" w:hAnsi="Times New Roman"/>
        </w:rPr>
        <w:t>To test our prediction that resistance to galling insects would affect the strength of gall-parasitoid interactions, we analyzed generalized linear and additive mixed-effect models (GLMM and GAMM, respectively).</w:t>
      </w:r>
      <w:r>
        <w:rPr>
          <w:rFonts w:ascii="Times New Roman Bold" w:hAnsi="Times New Roman Bold"/>
        </w:rPr>
        <w:t xml:space="preserve"> </w:t>
      </w:r>
      <w:r>
        <w:rPr>
          <w:rFonts w:ascii="Times New Roman" w:hAnsi="Times New Roman"/>
        </w:rPr>
        <w:t xml:space="preserve">We modeled gall density, gall size and their interaction as fixed-effects, and included each replicate willow tree as a random effect. We modeled willow tree was as a random effect because gall density was measured at the scale of the entire willow tree, but gall size was measured for individual galls collected from each willow tree. Since parasitoids often exhibit a non-linear response to variation in gall size (e.g., </w:t>
      </w:r>
      <w:proofErr w:type="spellStart"/>
      <w:r>
        <w:rPr>
          <w:rFonts w:ascii="Times New Roman" w:hAnsi="Times New Roman"/>
        </w:rPr>
        <w:t>Hezewijk</w:t>
      </w:r>
      <w:proofErr w:type="spellEnd"/>
      <w:r>
        <w:rPr>
          <w:rFonts w:ascii="Times New Roman" w:hAnsi="Times New Roman"/>
        </w:rPr>
        <w:t xml:space="preserve"> and Roland, 2003), we first analyzed GAMMs and only switched to simpler GLMMs if the difference in </w:t>
      </w:r>
      <w:proofErr w:type="spellStart"/>
      <w:r>
        <w:rPr>
          <w:rFonts w:ascii="Times New Roman" w:hAnsi="Times New Roman"/>
        </w:rPr>
        <w:t>aikaike’s</w:t>
      </w:r>
      <w:proofErr w:type="spellEnd"/>
      <w:r>
        <w:rPr>
          <w:rFonts w:ascii="Times New Roman" w:hAnsi="Times New Roman"/>
        </w:rPr>
        <w:t xml:space="preserve"> information criteria (AIC) values between the models was less than two (i.e., we went with the most parsimonious model). For GAMMs, we used the chi-squared statistic to test for non-linear effects of gall density, gall size, and their interaction. For GLMMs, we used parametric bootstrapping to test the effect of gall density, gall size, and their interaction. We always started with the most complex model and remove non-significant predictors (</w:t>
      </w:r>
      <w:r>
        <w:rPr>
          <w:rFonts w:ascii="Times New Roman Italic" w:hAnsi="Times New Roman Italic"/>
        </w:rPr>
        <w:t>P</w:t>
      </w:r>
      <w:r>
        <w:rPr>
          <w:rFonts w:ascii="Times New Roman" w:hAnsi="Times New Roman"/>
        </w:rPr>
        <w:t xml:space="preserve"> &gt; 0.05) until we identified the most parsimonious model. All GLMMs and GAMMs were analyzed in R using the </w:t>
      </w:r>
      <w:r>
        <w:rPr>
          <w:rFonts w:ascii="Times New Roman Italic" w:hAnsi="Times New Roman Italic"/>
        </w:rPr>
        <w:t>lme4</w:t>
      </w:r>
      <w:r>
        <w:rPr>
          <w:rFonts w:ascii="Times New Roman" w:hAnsi="Times New Roman"/>
        </w:rPr>
        <w:t xml:space="preserve">, </w:t>
      </w:r>
      <w:r>
        <w:rPr>
          <w:rFonts w:ascii="Times New Roman Italic" w:hAnsi="Times New Roman Italic"/>
        </w:rPr>
        <w:t>gamm4</w:t>
      </w:r>
      <w:r>
        <w:rPr>
          <w:rFonts w:ascii="Times New Roman" w:hAnsi="Times New Roman"/>
        </w:rPr>
        <w:t xml:space="preserve">, and </w:t>
      </w:r>
      <w:proofErr w:type="spellStart"/>
      <w:r>
        <w:rPr>
          <w:rFonts w:ascii="Times New Roman Italic" w:hAnsi="Times New Roman Italic"/>
        </w:rPr>
        <w:t>pbkrtest</w:t>
      </w:r>
      <w:proofErr w:type="spellEnd"/>
      <w:r>
        <w:rPr>
          <w:rFonts w:ascii="Times New Roman" w:hAnsi="Times New Roman"/>
        </w:rPr>
        <w:t xml:space="preserve"> packages (R core team 2014).</w:t>
      </w:r>
    </w:p>
    <w:p w:rsidR="00F53E62" w:rsidRDefault="00F53E62">
      <w:pPr>
        <w:spacing w:line="480" w:lineRule="auto"/>
        <w:rPr>
          <w:rFonts w:ascii="Times New Roman Italic" w:hAnsi="Times New Roman Italic"/>
        </w:rPr>
      </w:pPr>
    </w:p>
    <w:p w:rsidR="00F53E62" w:rsidRDefault="00F53E62">
      <w:pPr>
        <w:spacing w:line="480" w:lineRule="auto"/>
        <w:rPr>
          <w:rFonts w:ascii="Times New Roman Italic" w:hAnsi="Times New Roman Italic"/>
        </w:rPr>
      </w:pPr>
      <w:r>
        <w:rPr>
          <w:rFonts w:ascii="Times New Roman Bold" w:hAnsi="Times New Roman Bold"/>
          <w:smallCaps/>
        </w:rPr>
        <w:t>Results</w:t>
      </w:r>
    </w:p>
    <w:p w:rsidR="00F53E62" w:rsidRDefault="00F53E62">
      <w:pPr>
        <w:spacing w:line="480" w:lineRule="auto"/>
        <w:rPr>
          <w:rFonts w:ascii="Times New Roman Italic" w:hAnsi="Times New Roman Italic"/>
        </w:rPr>
      </w:pPr>
      <w:r>
        <w:rPr>
          <w:rFonts w:ascii="Times New Roman Italic" w:hAnsi="Times New Roman Italic"/>
        </w:rPr>
        <w:t>Willow genotypes are associated with particular gall-parasitoid interactions</w:t>
      </w:r>
    </w:p>
    <w:p w:rsidR="00F53E62" w:rsidRDefault="00F53E62">
      <w:pPr>
        <w:spacing w:line="480" w:lineRule="auto"/>
        <w:rPr>
          <w:rFonts w:ascii="Times New Roman" w:hAnsi="Times New Roman"/>
        </w:rPr>
      </w:pPr>
      <w:r>
        <w:rPr>
          <w:rFonts w:ascii="Times New Roman" w:hAnsi="Times New Roman"/>
        </w:rPr>
        <w:t>In concordance with our prediction, we found that willow genotypes were associated with particular gall-parasitoid interactions, resulting in a modular food web structure (</w:t>
      </w:r>
      <w:r>
        <w:rPr>
          <w:rFonts w:ascii="Times New Roman Italic" w:hAnsi="Times New Roman Italic"/>
        </w:rPr>
        <w:t xml:space="preserve">Q </w:t>
      </w:r>
      <w:r>
        <w:rPr>
          <w:rFonts w:ascii="Times New Roman" w:hAnsi="Times New Roman"/>
        </w:rPr>
        <w:t xml:space="preserve">= 0.33, </w:t>
      </w:r>
      <w:r>
        <w:rPr>
          <w:rFonts w:ascii="Times New Roman Italic" w:hAnsi="Times New Roman Italic"/>
        </w:rPr>
        <w:t>Z</w:t>
      </w:r>
      <w:r>
        <w:rPr>
          <w:rFonts w:ascii="Times New Roman" w:hAnsi="Times New Roman"/>
        </w:rPr>
        <w:t xml:space="preserve"> = 2.41, </w:t>
      </w:r>
      <w:r>
        <w:rPr>
          <w:rFonts w:ascii="Times New Roman Italic" w:hAnsi="Times New Roman Italic"/>
        </w:rPr>
        <w:t xml:space="preserve">P </w:t>
      </w:r>
      <w:r>
        <w:rPr>
          <w:rFonts w:ascii="Times New Roman" w:hAnsi="Times New Roman"/>
        </w:rPr>
        <w:t xml:space="preserve">= 0.008; Fig. 1). In particular, we detected five distinct modules. Three of these modules (Fig. 1; blue, purple, and red) were primarily determined by variation in the frequency of parasitism from three different parasitoid species on the most abundant gall former </w:t>
      </w:r>
      <w:proofErr w:type="spellStart"/>
      <w:r>
        <w:rPr>
          <w:rFonts w:ascii="Times New Roman Italic" w:hAnsi="Times New Roman Italic"/>
        </w:rPr>
        <w:t>Iteomyia</w:t>
      </w:r>
      <w:proofErr w:type="spellEnd"/>
      <w:r>
        <w:rPr>
          <w:rFonts w:ascii="Times New Roman" w:hAnsi="Times New Roman"/>
        </w:rPr>
        <w:t xml:space="preserve"> </w:t>
      </w:r>
      <w:proofErr w:type="spellStart"/>
      <w:r>
        <w:rPr>
          <w:rFonts w:ascii="Times New Roman Italic" w:hAnsi="Times New Roman Italic"/>
        </w:rPr>
        <w:t>salicisverruca</w:t>
      </w:r>
      <w:proofErr w:type="spellEnd"/>
      <w:r>
        <w:rPr>
          <w:rFonts w:ascii="Times New Roman Italic" w:hAnsi="Times New Roman Italic"/>
        </w:rPr>
        <w:t xml:space="preserve"> </w:t>
      </w:r>
      <w:r>
        <w:rPr>
          <w:rFonts w:ascii="Times New Roman" w:hAnsi="Times New Roman"/>
        </w:rPr>
        <w:t xml:space="preserve">(63% of total observed gall-parasitoid interactions). Specifically, the frequency of parasitism from the egg, </w:t>
      </w:r>
      <w:proofErr w:type="spellStart"/>
      <w:r>
        <w:rPr>
          <w:rFonts w:ascii="Times New Roman" w:hAnsi="Times New Roman"/>
        </w:rPr>
        <w:t>endoparasitoid</w:t>
      </w:r>
      <w:proofErr w:type="spellEnd"/>
      <w:r>
        <w:rPr>
          <w:rFonts w:ascii="Times New Roman" w:hAnsi="Times New Roman"/>
        </w:rPr>
        <w:t xml:space="preserve"> </w:t>
      </w:r>
      <w:proofErr w:type="spellStart"/>
      <w:r>
        <w:rPr>
          <w:rFonts w:ascii="Times New Roman Italic" w:hAnsi="Times New Roman Italic"/>
        </w:rPr>
        <w:t>Platygaster</w:t>
      </w:r>
      <w:proofErr w:type="spellEnd"/>
      <w:r>
        <w:rPr>
          <w:rFonts w:ascii="Times New Roman" w:hAnsi="Times New Roman"/>
        </w:rPr>
        <w:t xml:space="preserve"> on </w:t>
      </w:r>
      <w:proofErr w:type="spellStart"/>
      <w:r>
        <w:rPr>
          <w:rFonts w:ascii="Times New Roman Italic" w:hAnsi="Times New Roman Italic"/>
        </w:rPr>
        <w:t>Iteomyia</w:t>
      </w:r>
      <w:proofErr w:type="spellEnd"/>
      <w:r>
        <w:rPr>
          <w:rFonts w:ascii="Times New Roman" w:hAnsi="Times New Roman"/>
        </w:rPr>
        <w:t xml:space="preserve"> varied 34.9-fold among willow genotypes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0.31, </w:t>
      </w:r>
      <w:r>
        <w:rPr>
          <w:rFonts w:ascii="Times New Roman Italic" w:hAnsi="Times New Roman Italic"/>
        </w:rPr>
        <w:t>RLRT</w:t>
      </w:r>
      <w:r>
        <w:rPr>
          <w:rFonts w:ascii="Times New Roman" w:hAnsi="Times New Roman"/>
        </w:rPr>
        <w:t xml:space="preserve"> = 21.61, </w:t>
      </w:r>
      <w:r>
        <w:rPr>
          <w:rFonts w:ascii="Times New Roman Italic" w:hAnsi="Times New Roman Italic"/>
        </w:rPr>
        <w:t>P</w:t>
      </w:r>
      <w:r>
        <w:rPr>
          <w:rFonts w:ascii="Times New Roman" w:hAnsi="Times New Roman"/>
        </w:rPr>
        <w:t xml:space="preserve"> &lt; 0.001), while parasitism from the larval, </w:t>
      </w:r>
      <w:proofErr w:type="spellStart"/>
      <w:r>
        <w:rPr>
          <w:rFonts w:ascii="Times New Roman" w:hAnsi="Times New Roman"/>
        </w:rPr>
        <w:t>ectoparasitoids</w:t>
      </w:r>
      <w:proofErr w:type="spellEnd"/>
      <w:r>
        <w:rPr>
          <w:rFonts w:ascii="Times New Roman" w:hAnsi="Times New Roman"/>
        </w:rPr>
        <w:t xml:space="preserve"> </w:t>
      </w:r>
      <w:proofErr w:type="spellStart"/>
      <w:r>
        <w:rPr>
          <w:rFonts w:ascii="Times New Roman Italic" w:hAnsi="Times New Roman Italic"/>
        </w:rPr>
        <w:t>Mesopolobus</w:t>
      </w:r>
      <w:proofErr w:type="spellEnd"/>
      <w:r>
        <w:rPr>
          <w:rFonts w:ascii="Times New Roman" w:hAnsi="Times New Roman"/>
        </w:rPr>
        <w:t xml:space="preserve">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0.11, </w:t>
      </w:r>
      <w:r>
        <w:rPr>
          <w:rFonts w:ascii="Times New Roman Italic" w:hAnsi="Times New Roman Italic"/>
        </w:rPr>
        <w:t>RLRT</w:t>
      </w:r>
      <w:r>
        <w:rPr>
          <w:rFonts w:ascii="Times New Roman" w:hAnsi="Times New Roman"/>
        </w:rPr>
        <w:t xml:space="preserve"> = 3.77, </w:t>
      </w:r>
      <w:r>
        <w:rPr>
          <w:rFonts w:ascii="Times New Roman Italic" w:hAnsi="Times New Roman Italic"/>
        </w:rPr>
        <w:t>P</w:t>
      </w:r>
      <w:r>
        <w:rPr>
          <w:rFonts w:ascii="Times New Roman" w:hAnsi="Times New Roman"/>
        </w:rPr>
        <w:t xml:space="preserve"> = 0.024) and </w:t>
      </w:r>
      <w:proofErr w:type="spellStart"/>
      <w:r>
        <w:rPr>
          <w:rFonts w:ascii="Times New Roman Italic" w:hAnsi="Times New Roman Italic"/>
        </w:rPr>
        <w:t>Torymus</w:t>
      </w:r>
      <w:proofErr w:type="spellEnd"/>
      <w:r>
        <w:rPr>
          <w:rFonts w:ascii="Times New Roman" w:hAnsi="Times New Roman"/>
        </w:rPr>
        <w:t xml:space="preserve">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0.25, </w:t>
      </w:r>
      <w:r>
        <w:rPr>
          <w:rFonts w:ascii="Times New Roman Italic" w:hAnsi="Times New Roman Italic"/>
        </w:rPr>
        <w:t>RLRT</w:t>
      </w:r>
      <w:r>
        <w:rPr>
          <w:rFonts w:ascii="Times New Roman" w:hAnsi="Times New Roman"/>
        </w:rPr>
        <w:t xml:space="preserve"> = 14.75, </w:t>
      </w:r>
      <w:r>
        <w:rPr>
          <w:rFonts w:ascii="Times New Roman Italic" w:hAnsi="Times New Roman Italic"/>
        </w:rPr>
        <w:t>P</w:t>
      </w:r>
      <w:r>
        <w:rPr>
          <w:rFonts w:ascii="Times New Roman" w:hAnsi="Times New Roman"/>
        </w:rPr>
        <w:t xml:space="preserve"> &lt; 0.001) varied 10.5- and 5.7-fold among willow genotypes, respectively. Another gall former, </w:t>
      </w:r>
      <w:r>
        <w:rPr>
          <w:rFonts w:ascii="Times New Roman Italic" w:hAnsi="Times New Roman Italic"/>
        </w:rPr>
        <w:t xml:space="preserve">R. </w:t>
      </w:r>
      <w:proofErr w:type="spellStart"/>
      <w:r>
        <w:rPr>
          <w:rFonts w:ascii="Times New Roman Italic" w:hAnsi="Times New Roman Italic"/>
        </w:rPr>
        <w:t>salicisbrassicoides</w:t>
      </w:r>
      <w:proofErr w:type="spellEnd"/>
      <w:r>
        <w:rPr>
          <w:rFonts w:ascii="Times New Roman" w:hAnsi="Times New Roman"/>
        </w:rPr>
        <w:t xml:space="preserve"> experienced a similar shift in its source of parasitism, although the strength of these interactions </w:t>
      </w:r>
      <w:proofErr w:type="gramStart"/>
      <w:r>
        <w:rPr>
          <w:rFonts w:ascii="Times New Roman" w:hAnsi="Times New Roman"/>
        </w:rPr>
        <w:t>were</w:t>
      </w:r>
      <w:proofErr w:type="gramEnd"/>
      <w:r>
        <w:rPr>
          <w:rFonts w:ascii="Times New Roman" w:hAnsi="Times New Roman"/>
        </w:rPr>
        <w:t xml:space="preserve"> weaker than the interactions with </w:t>
      </w:r>
      <w:proofErr w:type="spellStart"/>
      <w:r>
        <w:rPr>
          <w:rFonts w:ascii="Times New Roman Italic" w:hAnsi="Times New Roman Italic"/>
        </w:rPr>
        <w:t>Iteomyia</w:t>
      </w:r>
      <w:proofErr w:type="spellEnd"/>
      <w:r>
        <w:rPr>
          <w:rFonts w:ascii="Times New Roman" w:hAnsi="Times New Roman"/>
        </w:rPr>
        <w:t xml:space="preserve">. In contrast, the three other gall species in our study system each participated in a single, but not necessarily distinct, compartment. The leaf galling sawfly </w:t>
      </w:r>
      <w:proofErr w:type="spellStart"/>
      <w:r>
        <w:rPr>
          <w:rFonts w:ascii="Times New Roman Italic" w:hAnsi="Times New Roman Italic"/>
        </w:rPr>
        <w:t>Pontania</w:t>
      </w:r>
      <w:proofErr w:type="spellEnd"/>
      <w:r>
        <w:rPr>
          <w:rFonts w:ascii="Times New Roman" w:hAnsi="Times New Roman"/>
        </w:rPr>
        <w:t xml:space="preserve"> had a distinct parasitoid community from the four gall midges. For both gall formers </w:t>
      </w:r>
      <w:r>
        <w:rPr>
          <w:rFonts w:ascii="Times New Roman Italic" w:hAnsi="Times New Roman Italic"/>
        </w:rPr>
        <w:t xml:space="preserve">R. </w:t>
      </w:r>
      <w:proofErr w:type="spellStart"/>
      <w:r>
        <w:rPr>
          <w:rFonts w:ascii="Times New Roman Italic" w:hAnsi="Times New Roman Italic"/>
        </w:rPr>
        <w:t>salicisbattatus</w:t>
      </w:r>
      <w:proofErr w:type="spellEnd"/>
      <w:r>
        <w:rPr>
          <w:rFonts w:ascii="Times New Roman" w:hAnsi="Times New Roman"/>
        </w:rPr>
        <w:t xml:space="preserve"> and </w:t>
      </w:r>
      <w:proofErr w:type="spellStart"/>
      <w:r>
        <w:rPr>
          <w:rFonts w:ascii="Times New Roman" w:hAnsi="Times New Roman"/>
        </w:rPr>
        <w:t>Cecidomyiid</w:t>
      </w:r>
      <w:proofErr w:type="spellEnd"/>
      <w:r>
        <w:rPr>
          <w:rFonts w:ascii="Times New Roman" w:hAnsi="Times New Roman"/>
        </w:rPr>
        <w:t xml:space="preserve"> </w:t>
      </w:r>
      <w:proofErr w:type="gramStart"/>
      <w:r>
        <w:rPr>
          <w:rFonts w:ascii="Times New Roman" w:hAnsi="Times New Roman"/>
        </w:rPr>
        <w:t>sp</w:t>
      </w:r>
      <w:proofErr w:type="gramEnd"/>
      <w:r>
        <w:rPr>
          <w:rFonts w:ascii="Times New Roman" w:hAnsi="Times New Roman"/>
        </w:rPr>
        <w:t>. A, we detected only a single associated parasitoid species each (</w:t>
      </w:r>
      <w:proofErr w:type="spellStart"/>
      <w:r>
        <w:rPr>
          <w:rFonts w:ascii="Times New Roman Italic" w:hAnsi="Times New Roman Italic"/>
        </w:rPr>
        <w:t>Platygaster</w:t>
      </w:r>
      <w:proofErr w:type="spellEnd"/>
      <w:r>
        <w:rPr>
          <w:rFonts w:ascii="Times New Roman" w:hAnsi="Times New Roman"/>
        </w:rPr>
        <w:t xml:space="preserve"> sp. and </w:t>
      </w:r>
      <w:proofErr w:type="spellStart"/>
      <w:r>
        <w:rPr>
          <w:rFonts w:ascii="Times New Roman Italic" w:hAnsi="Times New Roman Italic"/>
        </w:rPr>
        <w:t>Torymus</w:t>
      </w:r>
      <w:proofErr w:type="spellEnd"/>
      <w:r>
        <w:rPr>
          <w:rFonts w:ascii="Times New Roman" w:hAnsi="Times New Roman"/>
        </w:rPr>
        <w:t xml:space="preserve"> sp., respectively), but this may simply be a reflection of their relatively low abundances (5% and 4% of total galls, respectively).</w:t>
      </w:r>
    </w:p>
    <w:p w:rsidR="00F53E62" w:rsidRDefault="00F53E62">
      <w:pPr>
        <w:spacing w:line="480" w:lineRule="auto"/>
        <w:rPr>
          <w:rFonts w:ascii="Times New Roman" w:hAnsi="Times New Roman"/>
        </w:rPr>
      </w:pPr>
    </w:p>
    <w:p w:rsidR="00F53E62" w:rsidRDefault="00F53E62">
      <w:pPr>
        <w:spacing w:line="480" w:lineRule="auto"/>
        <w:rPr>
          <w:rFonts w:ascii="Times New Roman Italic" w:hAnsi="Times New Roman Italic"/>
        </w:rPr>
      </w:pPr>
      <w:r>
        <w:rPr>
          <w:rFonts w:ascii="Times New Roman Italic" w:hAnsi="Times New Roman Italic"/>
        </w:rPr>
        <w:t>Heritable variation in plant traits mediates resistance to galling insects</w:t>
      </w:r>
    </w:p>
    <w:p w:rsidR="00F53E62" w:rsidRDefault="00F53E62">
      <w:pPr>
        <w:spacing w:line="480" w:lineRule="auto"/>
        <w:rPr>
          <w:rFonts w:ascii="Times New Roman" w:hAnsi="Times New Roman"/>
        </w:rPr>
      </w:pPr>
      <w:r>
        <w:rPr>
          <w:rFonts w:ascii="Times New Roman" w:hAnsi="Times New Roman"/>
        </w:rPr>
        <w:t>We found that willows displayed heritable variation in resistance to galling insects in terms of both the density and size of galls. Specifically, density for four of the five gall species varied between 22.8- and 70.2-fold among willow</w:t>
      </w:r>
      <w:r>
        <w:rPr>
          <w:rFonts w:ascii="Times New Roman Italic" w:hAnsi="Times New Roman Italic"/>
        </w:rPr>
        <w:t xml:space="preserve"> </w:t>
      </w:r>
      <w:r>
        <w:rPr>
          <w:rFonts w:ascii="Times New Roman" w:hAnsi="Times New Roman"/>
        </w:rPr>
        <w:t xml:space="preserve">genotypes (Fig. 2A; range of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0.12 - 0.36), but was the most pronounced for the most common gall former, </w:t>
      </w:r>
      <w:proofErr w:type="spellStart"/>
      <w:r>
        <w:rPr>
          <w:rFonts w:ascii="Times New Roman Italic" w:hAnsi="Times New Roman Italic"/>
        </w:rPr>
        <w:t>Iteomyia</w:t>
      </w:r>
      <w:proofErr w:type="spellEnd"/>
      <w:r>
        <w:rPr>
          <w:rFonts w:ascii="Times New Roman" w:hAnsi="Times New Roman"/>
        </w:rPr>
        <w:t xml:space="preserve">. </w:t>
      </w:r>
      <w:proofErr w:type="spellStart"/>
      <w:r>
        <w:rPr>
          <w:rFonts w:ascii="Times New Roman Italic" w:hAnsi="Times New Roman Italic"/>
        </w:rPr>
        <w:t>Iteomyia</w:t>
      </w:r>
      <w:proofErr w:type="spellEnd"/>
      <w:r>
        <w:rPr>
          <w:rFonts w:ascii="Times New Roman" w:hAnsi="Times New Roman"/>
        </w:rPr>
        <w:t xml:space="preserve"> was also the only gall species that varied in size (2.3-fold) among willow genotypes (Fig. 2B; </w:t>
      </w:r>
      <w:r>
        <w:rPr>
          <w:rFonts w:ascii="Times New Roman Italic" w:hAnsi="Times New Roman Italic"/>
        </w:rPr>
        <w:t>H</w:t>
      </w:r>
      <w:r>
        <w:rPr>
          <w:rFonts w:ascii="Times New Roman Italic" w:hAnsi="Times New Roman Italic"/>
          <w:vertAlign w:val="superscript"/>
        </w:rPr>
        <w:t>2</w:t>
      </w:r>
      <w:r>
        <w:rPr>
          <w:rFonts w:ascii="Times New Roman" w:hAnsi="Times New Roman"/>
        </w:rPr>
        <w:t xml:space="preserve"> = 0.13, </w:t>
      </w:r>
      <w:r>
        <w:rPr>
          <w:rFonts w:ascii="Times New Roman Italic" w:hAnsi="Times New Roman Italic"/>
        </w:rPr>
        <w:t>RLRT</w:t>
      </w:r>
      <w:r>
        <w:rPr>
          <w:rFonts w:ascii="Times New Roman" w:hAnsi="Times New Roman"/>
        </w:rPr>
        <w:t xml:space="preserve"> = 3.68, </w:t>
      </w:r>
      <w:r>
        <w:rPr>
          <w:rFonts w:ascii="Times New Roman Italic" w:hAnsi="Times New Roman Italic"/>
        </w:rPr>
        <w:t>P</w:t>
      </w:r>
      <w:r>
        <w:rPr>
          <w:rFonts w:ascii="Times New Roman" w:hAnsi="Times New Roman"/>
        </w:rPr>
        <w:t xml:space="preserve"> = 0.022). </w:t>
      </w:r>
    </w:p>
    <w:p w:rsidR="00F53E62" w:rsidRDefault="00F53E62"/>
    <w:p w:rsidR="00F53E62" w:rsidRDefault="00F53E62"/>
    <w:p w:rsidR="00F53E62" w:rsidRDefault="00F53E62">
      <w:pPr>
        <w:spacing w:line="480" w:lineRule="auto"/>
        <w:rPr>
          <w:rFonts w:ascii="Times New Roman" w:hAnsi="Times New Roman"/>
        </w:rPr>
      </w:pPr>
      <w:r>
        <w:rPr>
          <w:rFonts w:ascii="Times New Roman" w:hAnsi="Times New Roman"/>
        </w:rPr>
        <w:t xml:space="preserve">We found that variation in both the density and size of galls was explained by both leaf quality and plant architecture traits. For example, the density of </w:t>
      </w:r>
      <w:proofErr w:type="spellStart"/>
      <w:r>
        <w:rPr>
          <w:rFonts w:ascii="Times New Roman Italic" w:hAnsi="Times New Roman Italic"/>
        </w:rPr>
        <w:t>Iteomyia</w:t>
      </w:r>
      <w:proofErr w:type="spellEnd"/>
      <w:r>
        <w:rPr>
          <w:rFonts w:ascii="Times New Roman" w:hAnsi="Times New Roman"/>
        </w:rPr>
        <w:t xml:space="preserve"> galls was higher on shorter willows with higher leaf C</w:t>
      </w:r>
      <w:proofErr w:type="gramStart"/>
      <w:r>
        <w:rPr>
          <w:rFonts w:ascii="Times New Roman" w:hAnsi="Times New Roman"/>
        </w:rPr>
        <w:t>:N</w:t>
      </w:r>
      <w:proofErr w:type="gramEnd"/>
      <w:r>
        <w:rPr>
          <w:rFonts w:ascii="Times New Roman" w:hAnsi="Times New Roman"/>
        </w:rPr>
        <w:t xml:space="preserve"> (</w:t>
      </w:r>
      <w:r>
        <w:rPr>
          <w:rFonts w:ascii="Times New Roman Italic" w:hAnsi="Times New Roman Italic"/>
        </w:rPr>
        <w:t>R</w:t>
      </w:r>
      <w:r>
        <w:rPr>
          <w:rFonts w:ascii="Times New Roman Italic" w:hAnsi="Times New Roman Italic"/>
          <w:vertAlign w:val="superscript"/>
        </w:rPr>
        <w:t>2</w:t>
      </w:r>
      <w:r>
        <w:rPr>
          <w:rFonts w:ascii="Times New Roman" w:hAnsi="Times New Roman"/>
        </w:rPr>
        <w:t xml:space="preserve"> = 0.17, </w:t>
      </w:r>
      <w:r>
        <w:rPr>
          <w:rFonts w:ascii="Times New Roman Italic" w:hAnsi="Times New Roman Italic"/>
        </w:rPr>
        <w:t>F</w:t>
      </w:r>
      <w:r>
        <w:rPr>
          <w:rFonts w:ascii="Times New Roman" w:hAnsi="Times New Roman"/>
          <w:vertAlign w:val="subscript"/>
        </w:rPr>
        <w:t>2,119</w:t>
      </w:r>
      <w:r>
        <w:rPr>
          <w:rFonts w:ascii="Times New Roman" w:hAnsi="Times New Roman"/>
        </w:rPr>
        <w:t xml:space="preserve"> = 12.14, </w:t>
      </w:r>
      <w:r>
        <w:rPr>
          <w:rFonts w:ascii="Times New Roman Italic" w:hAnsi="Times New Roman Italic"/>
        </w:rPr>
        <w:t>P</w:t>
      </w:r>
      <w:r>
        <w:rPr>
          <w:rFonts w:ascii="Times New Roman" w:hAnsi="Times New Roman"/>
        </w:rPr>
        <w:t xml:space="preserve"> &lt; 0.001); however, the size of </w:t>
      </w:r>
      <w:proofErr w:type="spellStart"/>
      <w:r>
        <w:rPr>
          <w:rFonts w:ascii="Times New Roman Italic" w:hAnsi="Times New Roman Italic"/>
        </w:rPr>
        <w:t>Iteomyia</w:t>
      </w:r>
      <w:proofErr w:type="spellEnd"/>
      <w:r>
        <w:rPr>
          <w:rFonts w:ascii="Times New Roman" w:hAnsi="Times New Roman"/>
        </w:rPr>
        <w:t xml:space="preserve"> galls was larger on willows with higher concentrations of salicylates and flavones in their leaves (</w:t>
      </w:r>
      <w:r>
        <w:rPr>
          <w:rFonts w:ascii="Times New Roman Italic" w:hAnsi="Times New Roman Italic"/>
        </w:rPr>
        <w:t>R</w:t>
      </w:r>
      <w:r>
        <w:rPr>
          <w:rFonts w:ascii="Times New Roman Italic" w:hAnsi="Times New Roman Italic"/>
          <w:vertAlign w:val="superscript"/>
        </w:rPr>
        <w:t xml:space="preserve">2 </w:t>
      </w:r>
      <w:r>
        <w:rPr>
          <w:rFonts w:ascii="Times New Roman" w:hAnsi="Times New Roman"/>
        </w:rPr>
        <w:t xml:space="preserve">= 0.14, </w:t>
      </w:r>
      <w:r>
        <w:rPr>
          <w:rFonts w:ascii="Times New Roman Italic" w:hAnsi="Times New Roman Italic"/>
        </w:rPr>
        <w:t>F</w:t>
      </w:r>
      <w:r>
        <w:rPr>
          <w:rFonts w:ascii="Times New Roman" w:hAnsi="Times New Roman"/>
          <w:vertAlign w:val="subscript"/>
        </w:rPr>
        <w:t>2,75</w:t>
      </w:r>
      <w:r>
        <w:rPr>
          <w:rFonts w:ascii="Times New Roman" w:hAnsi="Times New Roman"/>
        </w:rPr>
        <w:t xml:space="preserve"> = 5.88, </w:t>
      </w:r>
      <w:r>
        <w:rPr>
          <w:rFonts w:ascii="Times New Roman Italic" w:hAnsi="Times New Roman Italic"/>
        </w:rPr>
        <w:t>P</w:t>
      </w:r>
      <w:r>
        <w:rPr>
          <w:rFonts w:ascii="Times New Roman" w:hAnsi="Times New Roman"/>
        </w:rPr>
        <w:t xml:space="preserve"> = 0.004). As with </w:t>
      </w:r>
      <w:proofErr w:type="spellStart"/>
      <w:r>
        <w:rPr>
          <w:rFonts w:ascii="Times New Roman Italic" w:hAnsi="Times New Roman Italic"/>
        </w:rPr>
        <w:t>Iteomyia</w:t>
      </w:r>
      <w:proofErr w:type="spellEnd"/>
      <w:r>
        <w:rPr>
          <w:rFonts w:ascii="Times New Roman" w:hAnsi="Times New Roman"/>
        </w:rPr>
        <w:t xml:space="preserve">, the density of </w:t>
      </w:r>
      <w:r>
        <w:rPr>
          <w:rFonts w:ascii="Times New Roman Italic" w:hAnsi="Times New Roman Italic"/>
        </w:rPr>
        <w:t xml:space="preserve">R. </w:t>
      </w:r>
      <w:proofErr w:type="spellStart"/>
      <w:r>
        <w:rPr>
          <w:rFonts w:ascii="Times New Roman Italic" w:hAnsi="Times New Roman Italic"/>
        </w:rPr>
        <w:t>salicisbrassicoides</w:t>
      </w:r>
      <w:proofErr w:type="spellEnd"/>
      <w:r>
        <w:rPr>
          <w:rFonts w:ascii="Times New Roman" w:hAnsi="Times New Roman"/>
        </w:rPr>
        <w:t xml:space="preserve"> galls was higher on shorter willows and higher leaf C</w:t>
      </w:r>
      <w:proofErr w:type="gramStart"/>
      <w:r>
        <w:rPr>
          <w:rFonts w:ascii="Times New Roman" w:hAnsi="Times New Roman"/>
        </w:rPr>
        <w:t>:N</w:t>
      </w:r>
      <w:proofErr w:type="gramEnd"/>
      <w:r>
        <w:rPr>
          <w:rFonts w:ascii="Times New Roman" w:hAnsi="Times New Roman"/>
        </w:rPr>
        <w:t xml:space="preserve"> (</w:t>
      </w:r>
      <w:r>
        <w:rPr>
          <w:rFonts w:ascii="Times New Roman Italic" w:hAnsi="Times New Roman Italic"/>
        </w:rPr>
        <w:t>R</w:t>
      </w:r>
      <w:r>
        <w:rPr>
          <w:rFonts w:ascii="Times New Roman Italic" w:hAnsi="Times New Roman Italic"/>
          <w:vertAlign w:val="superscript"/>
        </w:rPr>
        <w:t>2</w:t>
      </w:r>
      <w:r>
        <w:rPr>
          <w:rFonts w:ascii="Times New Roman" w:hAnsi="Times New Roman"/>
        </w:rPr>
        <w:t xml:space="preserve"> = 0.15, </w:t>
      </w:r>
      <w:r>
        <w:rPr>
          <w:rFonts w:ascii="Times New Roman Italic" w:hAnsi="Times New Roman Italic"/>
        </w:rPr>
        <w:t>F</w:t>
      </w:r>
      <w:r>
        <w:rPr>
          <w:rFonts w:ascii="Times New Roman" w:hAnsi="Times New Roman"/>
          <w:vertAlign w:val="subscript"/>
        </w:rPr>
        <w:t>2,120</w:t>
      </w:r>
      <w:r>
        <w:rPr>
          <w:rFonts w:ascii="Times New Roman" w:hAnsi="Times New Roman"/>
        </w:rPr>
        <w:t xml:space="preserve"> = 10.97, P &lt; 0.001). The density of </w:t>
      </w:r>
      <w:proofErr w:type="spellStart"/>
      <w:r>
        <w:rPr>
          <w:rFonts w:ascii="Times New Roman Italic" w:hAnsi="Times New Roman Italic"/>
        </w:rPr>
        <w:t>Pontania</w:t>
      </w:r>
      <w:proofErr w:type="spellEnd"/>
      <w:r>
        <w:rPr>
          <w:rFonts w:ascii="Times New Roman" w:hAnsi="Times New Roman"/>
        </w:rPr>
        <w:t xml:space="preserve"> galls was higher on smaller willows with low leaf </w:t>
      </w:r>
      <w:proofErr w:type="spellStart"/>
      <w:r>
        <w:rPr>
          <w:rFonts w:ascii="Times New Roman" w:hAnsi="Times New Roman"/>
        </w:rPr>
        <w:t>trichome</w:t>
      </w:r>
      <w:proofErr w:type="spellEnd"/>
      <w:r>
        <w:rPr>
          <w:rFonts w:ascii="Times New Roman" w:hAnsi="Times New Roman"/>
        </w:rPr>
        <w:t xml:space="preserve"> density, but higher concentrations of flavones (</w:t>
      </w:r>
      <w:r>
        <w:rPr>
          <w:rFonts w:ascii="Times New Roman Italic" w:hAnsi="Times New Roman Italic"/>
        </w:rPr>
        <w:t>R</w:t>
      </w:r>
      <w:r>
        <w:rPr>
          <w:rFonts w:ascii="Times New Roman" w:hAnsi="Times New Roman"/>
          <w:vertAlign w:val="superscript"/>
        </w:rPr>
        <w:t>2</w:t>
      </w:r>
      <w:r>
        <w:rPr>
          <w:rFonts w:ascii="Times New Roman" w:hAnsi="Times New Roman"/>
        </w:rPr>
        <w:t xml:space="preserve"> = 0.17, </w:t>
      </w:r>
      <w:r>
        <w:rPr>
          <w:rFonts w:ascii="Times New Roman Italic" w:hAnsi="Times New Roman Italic"/>
        </w:rPr>
        <w:t>F</w:t>
      </w:r>
      <w:r>
        <w:rPr>
          <w:rFonts w:ascii="Times New Roman" w:hAnsi="Times New Roman"/>
          <w:vertAlign w:val="subscript"/>
        </w:rPr>
        <w:t>3</w:t>
      </w:r>
      <w:proofErr w:type="gramStart"/>
      <w:r>
        <w:rPr>
          <w:rFonts w:ascii="Times New Roman" w:hAnsi="Times New Roman"/>
          <w:vertAlign w:val="subscript"/>
        </w:rPr>
        <w:t>,106</w:t>
      </w:r>
      <w:proofErr w:type="gramEnd"/>
      <w:r>
        <w:rPr>
          <w:rFonts w:ascii="Times New Roman" w:hAnsi="Times New Roman"/>
        </w:rPr>
        <w:t xml:space="preserve"> = 7.38, </w:t>
      </w:r>
      <w:r>
        <w:rPr>
          <w:rFonts w:ascii="Times New Roman Italic" w:hAnsi="Times New Roman Italic"/>
        </w:rPr>
        <w:t>P</w:t>
      </w:r>
      <w:r>
        <w:rPr>
          <w:rFonts w:ascii="Times New Roman" w:hAnsi="Times New Roman"/>
        </w:rPr>
        <w:t xml:space="preserve"> &lt; 0.001). The density of </w:t>
      </w:r>
      <w:proofErr w:type="spellStart"/>
      <w:r>
        <w:rPr>
          <w:rFonts w:ascii="Times New Roman" w:hAnsi="Times New Roman"/>
        </w:rPr>
        <w:t>Cecidomyiid</w:t>
      </w:r>
      <w:proofErr w:type="spellEnd"/>
      <w:r>
        <w:rPr>
          <w:rFonts w:ascii="Times New Roman" w:hAnsi="Times New Roman"/>
        </w:rPr>
        <w:t xml:space="preserve"> </w:t>
      </w:r>
      <w:proofErr w:type="gramStart"/>
      <w:r>
        <w:rPr>
          <w:rFonts w:ascii="Times New Roman" w:hAnsi="Times New Roman"/>
        </w:rPr>
        <w:t>sp</w:t>
      </w:r>
      <w:proofErr w:type="gramEnd"/>
      <w:r>
        <w:rPr>
          <w:rFonts w:ascii="Times New Roman" w:hAnsi="Times New Roman"/>
        </w:rPr>
        <w:t xml:space="preserve">. A galls was higher on willows with higher concentrations of </w:t>
      </w:r>
      <w:proofErr w:type="spellStart"/>
      <w:r>
        <w:rPr>
          <w:rFonts w:ascii="Times New Roman" w:hAnsi="Times New Roman"/>
        </w:rPr>
        <w:t>flavanones</w:t>
      </w:r>
      <w:proofErr w:type="spellEnd"/>
      <w:r>
        <w:rPr>
          <w:rFonts w:ascii="Times New Roman" w:hAnsi="Times New Roman"/>
        </w:rPr>
        <w:t xml:space="preserve"> and </w:t>
      </w:r>
      <w:proofErr w:type="spellStart"/>
      <w:r>
        <w:rPr>
          <w:rFonts w:ascii="Times New Roman" w:hAnsi="Times New Roman"/>
        </w:rPr>
        <w:t>flavanonols</w:t>
      </w:r>
      <w:proofErr w:type="spellEnd"/>
      <w:r>
        <w:rPr>
          <w:rFonts w:ascii="Times New Roman" w:hAnsi="Times New Roman"/>
        </w:rPr>
        <w:t xml:space="preserve"> (</w:t>
      </w:r>
      <w:r>
        <w:rPr>
          <w:rFonts w:ascii="Times New Roman Italic" w:hAnsi="Times New Roman Italic"/>
        </w:rPr>
        <w:t>R</w:t>
      </w:r>
      <w:r>
        <w:rPr>
          <w:rFonts w:ascii="Times New Roman Italic" w:hAnsi="Times New Roman Italic"/>
          <w:vertAlign w:val="superscript"/>
        </w:rPr>
        <w:t xml:space="preserve">2 </w:t>
      </w:r>
      <w:r>
        <w:rPr>
          <w:rFonts w:ascii="Times New Roman" w:hAnsi="Times New Roman"/>
        </w:rPr>
        <w:t xml:space="preserve">= 0.10, </w:t>
      </w:r>
      <w:r>
        <w:rPr>
          <w:rFonts w:ascii="Times New Roman Italic" w:hAnsi="Times New Roman Italic"/>
        </w:rPr>
        <w:t>F</w:t>
      </w:r>
      <w:r>
        <w:rPr>
          <w:rFonts w:ascii="Times New Roman" w:hAnsi="Times New Roman"/>
          <w:vertAlign w:val="subscript"/>
        </w:rPr>
        <w:t>1</w:t>
      </w:r>
      <w:proofErr w:type="gramStart"/>
      <w:r>
        <w:rPr>
          <w:rFonts w:ascii="Times New Roman" w:hAnsi="Times New Roman"/>
          <w:vertAlign w:val="subscript"/>
        </w:rPr>
        <w:t>,131</w:t>
      </w:r>
      <w:proofErr w:type="gramEnd"/>
      <w:r>
        <w:rPr>
          <w:rFonts w:ascii="Times New Roman" w:hAnsi="Times New Roman"/>
        </w:rPr>
        <w:t xml:space="preserve"> = 15.21, </w:t>
      </w:r>
      <w:r>
        <w:rPr>
          <w:rFonts w:ascii="Times New Roman Italic" w:hAnsi="Times New Roman Italic"/>
        </w:rPr>
        <w:t>P</w:t>
      </w:r>
      <w:r>
        <w:rPr>
          <w:rFonts w:ascii="Times New Roman" w:hAnsi="Times New Roman"/>
        </w:rPr>
        <w:t xml:space="preserve"> &lt; 0.001). </w:t>
      </w:r>
    </w:p>
    <w:p w:rsidR="00F53E62" w:rsidRDefault="00F53E62">
      <w:pPr>
        <w:spacing w:line="480" w:lineRule="auto"/>
        <w:rPr>
          <w:rFonts w:ascii="Times New Roman Bold Italic" w:hAnsi="Times New Roman Bold Italic"/>
        </w:rPr>
      </w:pPr>
    </w:p>
    <w:p w:rsidR="00F53E62" w:rsidRDefault="00F53E62">
      <w:pPr>
        <w:spacing w:line="480" w:lineRule="auto"/>
        <w:rPr>
          <w:rFonts w:ascii="Times New Roman Bold Italic" w:hAnsi="Times New Roman Bold Italic"/>
        </w:rPr>
      </w:pPr>
      <w:r>
        <w:rPr>
          <w:rFonts w:ascii="Times New Roman Italic" w:hAnsi="Times New Roman Italic"/>
        </w:rPr>
        <w:t>Resistance to galling insects affects the strength of gall-parasitoid interactions</w:t>
      </w:r>
    </w:p>
    <w:p w:rsidR="00F53E62" w:rsidRDefault="00F53E62">
      <w:pPr>
        <w:spacing w:line="480" w:lineRule="auto"/>
        <w:rPr>
          <w:rFonts w:ascii="Times New Roman" w:hAnsi="Times New Roman"/>
        </w:rPr>
      </w:pPr>
      <w:r>
        <w:rPr>
          <w:rFonts w:ascii="Times New Roman" w:hAnsi="Times New Roman"/>
        </w:rPr>
        <w:t xml:space="preserve">We found that the dominant interactions in the gall-parasitoid food web were shaped by an interaction between gall size and gall density. Specifically, the probability of </w:t>
      </w:r>
      <w:proofErr w:type="spellStart"/>
      <w:r>
        <w:rPr>
          <w:rFonts w:ascii="Times New Roman Italic" w:hAnsi="Times New Roman Italic"/>
        </w:rPr>
        <w:t>Platygaster</w:t>
      </w:r>
      <w:proofErr w:type="spellEnd"/>
      <w:r>
        <w:rPr>
          <w:rFonts w:ascii="Times New Roman Italic" w:hAnsi="Times New Roman Italic"/>
        </w:rPr>
        <w:t xml:space="preserve"> </w:t>
      </w:r>
      <w:r>
        <w:rPr>
          <w:rFonts w:ascii="Times New Roman" w:hAnsi="Times New Roman"/>
        </w:rPr>
        <w:t xml:space="preserve">parasitizing </w:t>
      </w:r>
      <w:proofErr w:type="spellStart"/>
      <w:r>
        <w:rPr>
          <w:rFonts w:ascii="Times New Roman Italic" w:hAnsi="Times New Roman Italic"/>
        </w:rPr>
        <w:t>Iteomyia</w:t>
      </w:r>
      <w:proofErr w:type="spellEnd"/>
      <w:r>
        <w:rPr>
          <w:rFonts w:ascii="Times New Roman" w:hAnsi="Times New Roman"/>
        </w:rPr>
        <w:t xml:space="preserve"> decreased 18-fold over the range of gall sizes (Fig. 3A). For small-to-intermediate size galls though, the probability of </w:t>
      </w:r>
      <w:proofErr w:type="spellStart"/>
      <w:r>
        <w:rPr>
          <w:rFonts w:ascii="Times New Roman Italic" w:hAnsi="Times New Roman Italic"/>
        </w:rPr>
        <w:t>Platygaster</w:t>
      </w:r>
      <w:proofErr w:type="spellEnd"/>
      <w:r>
        <w:rPr>
          <w:rFonts w:ascii="Times New Roman" w:hAnsi="Times New Roman"/>
        </w:rPr>
        <w:t xml:space="preserve"> parasitizing </w:t>
      </w:r>
      <w:proofErr w:type="spellStart"/>
      <w:r>
        <w:rPr>
          <w:rFonts w:ascii="Times New Roman Italic" w:hAnsi="Times New Roman Italic"/>
        </w:rPr>
        <w:t>Iteomyia</w:t>
      </w:r>
      <w:proofErr w:type="spellEnd"/>
      <w:r>
        <w:rPr>
          <w:rFonts w:ascii="Times New Roman" w:hAnsi="Times New Roman"/>
        </w:rPr>
        <w:t xml:space="preserve"> increased 4.5-fold over the range of gall densities (Fig. 3C; (</w:t>
      </w:r>
      <w:r>
        <w:rPr>
          <w:rFonts w:ascii="Lucida Grande" w:hAnsi="Lucida Grande"/>
          <w:sz w:val="28"/>
        </w:rPr>
        <w:t>χ</w:t>
      </w:r>
      <w:r>
        <w:rPr>
          <w:rFonts w:ascii="Cambria Italic" w:hAnsi="Cambria Italic"/>
          <w:vertAlign w:val="superscript"/>
        </w:rPr>
        <w:t>2</w:t>
      </w:r>
      <w:r>
        <w:rPr>
          <w:rFonts w:ascii="Times New Roman" w:hAnsi="Times New Roman"/>
        </w:rPr>
        <w:t xml:space="preserve"> = 20.61, P &lt; 0.001). In contrast to </w:t>
      </w:r>
      <w:proofErr w:type="spellStart"/>
      <w:r>
        <w:rPr>
          <w:rFonts w:ascii="Times New Roman Italic" w:hAnsi="Times New Roman Italic"/>
        </w:rPr>
        <w:t>Platygaster</w:t>
      </w:r>
      <w:proofErr w:type="spellEnd"/>
      <w:r>
        <w:rPr>
          <w:rFonts w:ascii="Times New Roman" w:hAnsi="Times New Roman"/>
        </w:rPr>
        <w:t xml:space="preserve">, the probability of </w:t>
      </w:r>
      <w:proofErr w:type="spellStart"/>
      <w:r>
        <w:rPr>
          <w:rFonts w:ascii="Times New Roman Italic" w:hAnsi="Times New Roman Italic"/>
        </w:rPr>
        <w:t>Mesopolobus</w:t>
      </w:r>
      <w:proofErr w:type="spellEnd"/>
      <w:r>
        <w:rPr>
          <w:rFonts w:ascii="Times New Roman" w:hAnsi="Times New Roman"/>
        </w:rPr>
        <w:t xml:space="preserve"> parasitizing </w:t>
      </w:r>
      <w:proofErr w:type="spellStart"/>
      <w:r>
        <w:rPr>
          <w:rFonts w:ascii="Times New Roman Italic" w:hAnsi="Times New Roman Italic"/>
        </w:rPr>
        <w:t>Iteomyia</w:t>
      </w:r>
      <w:proofErr w:type="spellEnd"/>
      <w:r>
        <w:rPr>
          <w:rFonts w:ascii="Times New Roman" w:hAnsi="Times New Roman"/>
        </w:rPr>
        <w:t xml:space="preserve"> was highest for intermediate sized galls (Fig. 3B) and decreased 2.8-fold over the range of gall densities (Fig. 3D; </w:t>
      </w:r>
      <w:r>
        <w:rPr>
          <w:rFonts w:ascii="Lucida Grande" w:hAnsi="Lucida Grande"/>
          <w:sz w:val="28"/>
        </w:rPr>
        <w:t>χ</w:t>
      </w:r>
      <w:r>
        <w:rPr>
          <w:rFonts w:ascii="Cambria Italic" w:hAnsi="Cambria Italic"/>
          <w:vertAlign w:val="superscript"/>
        </w:rPr>
        <w:t>2</w:t>
      </w:r>
      <w:r>
        <w:rPr>
          <w:rFonts w:ascii="Times New Roman" w:hAnsi="Times New Roman"/>
        </w:rPr>
        <w:t xml:space="preserve"> = 18.10, P = 0.003). The probability of </w:t>
      </w:r>
      <w:proofErr w:type="spellStart"/>
      <w:r>
        <w:rPr>
          <w:rFonts w:ascii="Times New Roman Italic" w:hAnsi="Times New Roman Italic"/>
        </w:rPr>
        <w:t>Torymus</w:t>
      </w:r>
      <w:proofErr w:type="spellEnd"/>
      <w:r>
        <w:rPr>
          <w:rFonts w:ascii="Times New Roman" w:hAnsi="Times New Roman"/>
        </w:rPr>
        <w:t xml:space="preserve"> parasitizing </w:t>
      </w:r>
      <w:proofErr w:type="spellStart"/>
      <w:r>
        <w:rPr>
          <w:rFonts w:ascii="Times New Roman Italic" w:hAnsi="Times New Roman Italic"/>
        </w:rPr>
        <w:t>Iteomyia</w:t>
      </w:r>
      <w:proofErr w:type="spellEnd"/>
      <w:r>
        <w:rPr>
          <w:rFonts w:ascii="Times New Roman" w:hAnsi="Times New Roman"/>
        </w:rPr>
        <w:t xml:space="preserve"> was not influenced by gall size, but similar to </w:t>
      </w:r>
      <w:proofErr w:type="spellStart"/>
      <w:r>
        <w:rPr>
          <w:rFonts w:ascii="Times New Roman Italic" w:hAnsi="Times New Roman Italic"/>
        </w:rPr>
        <w:t>Mesopolobus</w:t>
      </w:r>
      <w:proofErr w:type="spellEnd"/>
      <w:r>
        <w:rPr>
          <w:rFonts w:ascii="Times New Roman" w:hAnsi="Times New Roman"/>
        </w:rPr>
        <w:t xml:space="preserve">, parasitism decreased 19-fold over the range of gall densities (Fig. 3E; </w:t>
      </w:r>
      <w:r>
        <w:rPr>
          <w:rFonts w:ascii="Lucida Grande" w:hAnsi="Lucida Grande"/>
          <w:sz w:val="28"/>
        </w:rPr>
        <w:t>χ</w:t>
      </w:r>
      <w:r>
        <w:rPr>
          <w:rFonts w:ascii="Cambria Italic" w:hAnsi="Cambria Italic"/>
          <w:vertAlign w:val="superscript"/>
        </w:rPr>
        <w:t>2</w:t>
      </w:r>
      <w:r>
        <w:rPr>
          <w:rFonts w:ascii="Times New Roman" w:hAnsi="Times New Roman"/>
        </w:rPr>
        <w:t xml:space="preserve"> = 10.82, </w:t>
      </w:r>
      <w:r>
        <w:rPr>
          <w:rFonts w:ascii="Times New Roman Italic" w:hAnsi="Times New Roman Italic"/>
        </w:rPr>
        <w:t>P</w:t>
      </w:r>
      <w:r>
        <w:rPr>
          <w:rFonts w:ascii="Times New Roman" w:hAnsi="Times New Roman"/>
        </w:rPr>
        <w:t xml:space="preserve"> = 0.001). </w:t>
      </w:r>
    </w:p>
    <w:p w:rsidR="00F53E62" w:rsidRDefault="00F53E62">
      <w:pPr>
        <w:spacing w:line="480" w:lineRule="auto"/>
        <w:rPr>
          <w:rFonts w:ascii="Times New Roman" w:hAnsi="Times New Roman"/>
        </w:rPr>
      </w:pPr>
    </w:p>
    <w:p w:rsidR="00F53E62" w:rsidRDefault="00F53E62">
      <w:pPr>
        <w:spacing w:line="480" w:lineRule="auto"/>
        <w:rPr>
          <w:rFonts w:ascii="Times New Roman Bold" w:hAnsi="Times New Roman Bold"/>
        </w:rPr>
      </w:pPr>
      <w:r>
        <w:rPr>
          <w:rFonts w:ascii="Times New Roman Bold" w:hAnsi="Times New Roman Bold"/>
        </w:rPr>
        <w:t>Discussion</w:t>
      </w:r>
    </w:p>
    <w:p w:rsidR="00F53E62" w:rsidRDefault="00F53E62">
      <w:pPr>
        <w:spacing w:line="480" w:lineRule="auto"/>
        <w:rPr>
          <w:rFonts w:ascii="Times New Roman" w:hAnsi="Times New Roman"/>
        </w:rPr>
      </w:pPr>
    </w:p>
    <w:p w:rsidR="00F53E62" w:rsidRDefault="00F53E62">
      <w:pPr>
        <w:pStyle w:val="FreeForm"/>
        <w:rPr>
          <w:sz w:val="24"/>
        </w:rPr>
        <w:sectPr w:rsidR="00F53E62">
          <w:headerReference w:type="even" r:id="rId9"/>
          <w:headerReference w:type="default" r:id="rId10"/>
          <w:footerReference w:type="even" r:id="rId11"/>
          <w:footerReference w:type="default" r:id="rId12"/>
          <w:pgSz w:w="12240" w:h="15840"/>
          <w:pgMar w:top="1440" w:right="1797" w:bottom="1440" w:left="1797" w:header="709" w:footer="709" w:gutter="0"/>
          <w:cols w:space="720"/>
        </w:sectPr>
      </w:pPr>
    </w:p>
    <w:p w:rsidR="00F53E62" w:rsidRDefault="00F53E62">
      <w:pPr>
        <w:spacing w:line="480" w:lineRule="auto"/>
        <w:rPr>
          <w:rFonts w:ascii="Times New Roman Bold" w:hAnsi="Times New Roman Bold"/>
        </w:rPr>
      </w:pPr>
      <w:r>
        <w:rPr>
          <w:rFonts w:ascii="Times New Roman Bold" w:hAnsi="Times New Roman Bold"/>
          <w:smallCaps/>
        </w:rPr>
        <w:t>Figure Legends</w:t>
      </w:r>
    </w:p>
    <w:p w:rsidR="00F53E62" w:rsidRDefault="00F53E62">
      <w:pPr>
        <w:spacing w:line="480" w:lineRule="auto"/>
        <w:rPr>
          <w:rFonts w:ascii="Times New Roman" w:hAnsi="Times New Roman"/>
        </w:rPr>
      </w:pPr>
      <w:r>
        <w:t xml:space="preserve"> </w:t>
      </w:r>
      <w:r>
        <w:rPr>
          <w:rFonts w:ascii="Times New Roman Bold" w:hAnsi="Times New Roman Bold"/>
        </w:rPr>
        <w:t xml:space="preserve">Figure 1. </w:t>
      </w:r>
      <w:r>
        <w:rPr>
          <w:rFonts w:ascii="Times New Roman" w:hAnsi="Times New Roman"/>
        </w:rPr>
        <w:t xml:space="preserve">Quantitative food web of interactions among five species of galling insects, eight species of natural enemies that attack these galls, and 25 different genotypes of the coastal willow, </w:t>
      </w:r>
      <w:r>
        <w:rPr>
          <w:rFonts w:ascii="Times New Roman Italic" w:hAnsi="Times New Roman Italic"/>
        </w:rPr>
        <w:t xml:space="preserve">Salix </w:t>
      </w:r>
      <w:proofErr w:type="spellStart"/>
      <w:r>
        <w:rPr>
          <w:rFonts w:ascii="Times New Roman Italic" w:hAnsi="Times New Roman Italic"/>
        </w:rPr>
        <w:t>hookeriana</w:t>
      </w:r>
      <w:proofErr w:type="spellEnd"/>
      <w:r>
        <w:rPr>
          <w:rFonts w:ascii="Times New Roman Italic" w:hAnsi="Times New Roman Italic"/>
        </w:rPr>
        <w:t>.</w:t>
      </w:r>
      <w:r>
        <w:rPr>
          <w:rFonts w:ascii="Times New Roman" w:hAnsi="Times New Roman"/>
        </w:rPr>
        <w:t xml:space="preserve"> The width of each link is proportional to the observed density of each interaction. Each color corresponds to a different food web module. For clarity, we have only plotted the interactions observed among nodes within each module. Note that each genotype was associated with a different compartment and has been filled in with in the appropriate col</w:t>
      </w:r>
      <w:commentRangeStart w:id="211"/>
      <w:r>
        <w:rPr>
          <w:rFonts w:ascii="Times New Roman" w:hAnsi="Times New Roman"/>
        </w:rPr>
        <w:t xml:space="preserve">or. However, galls and parasitoids can participate in multiple modules, so the color of their corresponding node was kept white. </w:t>
      </w:r>
      <w:commentRangeEnd w:id="211"/>
      <w:r>
        <w:rPr>
          <w:vanish/>
        </w:rPr>
        <w:commentReference w:id="211"/>
      </w:r>
      <w:r>
        <w:rPr>
          <w:rFonts w:ascii="Times New Roman" w:hAnsi="Times New Roman"/>
        </w:rPr>
        <w:t xml:space="preserve">Each gall (triangle) and parasitoid (inverted triangle) species was given a corresponding code. Galls included: </w:t>
      </w:r>
      <w:proofErr w:type="spellStart"/>
      <w:r>
        <w:rPr>
          <w:rFonts w:ascii="Times New Roman" w:hAnsi="Times New Roman"/>
        </w:rPr>
        <w:t>Iteo</w:t>
      </w:r>
      <w:proofErr w:type="spellEnd"/>
      <w:r>
        <w:rPr>
          <w:rFonts w:ascii="Times New Roman" w:hAnsi="Times New Roman"/>
        </w:rPr>
        <w:t>.</w:t>
      </w:r>
      <w:r>
        <w:rPr>
          <w:rFonts w:ascii="Times New Roman Italic" w:hAnsi="Times New Roman Italic"/>
        </w:rPr>
        <w:t xml:space="preserve"> </w:t>
      </w:r>
      <w:r>
        <w:rPr>
          <w:rFonts w:ascii="Times New Roman" w:hAnsi="Times New Roman"/>
        </w:rPr>
        <w:t xml:space="preserve">= </w:t>
      </w:r>
      <w:proofErr w:type="spellStart"/>
      <w:r>
        <w:rPr>
          <w:rFonts w:ascii="Times New Roman Italic" w:hAnsi="Times New Roman Italic"/>
        </w:rPr>
        <w:t>Iteomyia</w:t>
      </w:r>
      <w:proofErr w:type="spellEnd"/>
      <w:r>
        <w:rPr>
          <w:rFonts w:ascii="Times New Roman Italic" w:hAnsi="Times New Roman Italic"/>
        </w:rPr>
        <w:t xml:space="preserve"> </w:t>
      </w:r>
      <w:proofErr w:type="spellStart"/>
      <w:r>
        <w:rPr>
          <w:rFonts w:ascii="Times New Roman Italic" w:hAnsi="Times New Roman Italic"/>
        </w:rPr>
        <w:t>salicisverruca</w:t>
      </w:r>
      <w:proofErr w:type="spellEnd"/>
      <w:r>
        <w:rPr>
          <w:rFonts w:ascii="Times New Roman" w:hAnsi="Times New Roman"/>
        </w:rPr>
        <w:t xml:space="preserve">; </w:t>
      </w:r>
      <w:proofErr w:type="spellStart"/>
      <w:r>
        <w:rPr>
          <w:rFonts w:ascii="Times New Roman" w:hAnsi="Times New Roman"/>
        </w:rPr>
        <w:t>Rab</w:t>
      </w:r>
      <w:proofErr w:type="spellEnd"/>
      <w:r>
        <w:rPr>
          <w:rFonts w:ascii="Times New Roman" w:hAnsi="Times New Roman"/>
        </w:rPr>
        <w:t xml:space="preserve">-B = </w:t>
      </w:r>
      <w:proofErr w:type="spellStart"/>
      <w:r>
        <w:rPr>
          <w:rFonts w:ascii="Times New Roman Italic" w:hAnsi="Times New Roman Italic"/>
        </w:rPr>
        <w:t>Rabdophaga</w:t>
      </w:r>
      <w:proofErr w:type="spellEnd"/>
      <w:r>
        <w:rPr>
          <w:rFonts w:ascii="Times New Roman Italic" w:hAnsi="Times New Roman Italic"/>
        </w:rPr>
        <w:t xml:space="preserve"> </w:t>
      </w:r>
      <w:proofErr w:type="spellStart"/>
      <w:r>
        <w:rPr>
          <w:rFonts w:ascii="Times New Roman Italic" w:hAnsi="Times New Roman Italic"/>
        </w:rPr>
        <w:t>salicisbrassicoides</w:t>
      </w:r>
      <w:proofErr w:type="spellEnd"/>
      <w:r>
        <w:rPr>
          <w:rFonts w:ascii="Times New Roman" w:hAnsi="Times New Roman"/>
        </w:rPr>
        <w:t xml:space="preserve">, bud gall; </w:t>
      </w:r>
      <w:proofErr w:type="spellStart"/>
      <w:r>
        <w:rPr>
          <w:rFonts w:ascii="Times New Roman" w:hAnsi="Times New Roman"/>
        </w:rPr>
        <w:t>Rab</w:t>
      </w:r>
      <w:proofErr w:type="spellEnd"/>
      <w:proofErr w:type="gramStart"/>
      <w:r>
        <w:rPr>
          <w:rFonts w:ascii="Times New Roman" w:hAnsi="Times New Roman"/>
        </w:rPr>
        <w:t>.-</w:t>
      </w:r>
      <w:proofErr w:type="gramEnd"/>
      <w:r>
        <w:rPr>
          <w:rFonts w:ascii="Times New Roman" w:hAnsi="Times New Roman"/>
        </w:rPr>
        <w:t xml:space="preserve">S = </w:t>
      </w:r>
      <w:proofErr w:type="spellStart"/>
      <w:r>
        <w:rPr>
          <w:rFonts w:ascii="Times New Roman Italic" w:hAnsi="Times New Roman Italic"/>
        </w:rPr>
        <w:t>Rabdophaga</w:t>
      </w:r>
      <w:proofErr w:type="spellEnd"/>
      <w:r>
        <w:rPr>
          <w:rFonts w:ascii="Times New Roman Italic" w:hAnsi="Times New Roman Italic"/>
        </w:rPr>
        <w:t xml:space="preserve"> </w:t>
      </w:r>
      <w:proofErr w:type="spellStart"/>
      <w:r>
        <w:rPr>
          <w:rFonts w:ascii="Times New Roman Italic" w:hAnsi="Times New Roman Italic"/>
        </w:rPr>
        <w:t>salicisbattatus</w:t>
      </w:r>
      <w:proofErr w:type="spellEnd"/>
      <w:r>
        <w:rPr>
          <w:rFonts w:ascii="Times New Roman" w:hAnsi="Times New Roman"/>
        </w:rPr>
        <w:t xml:space="preserve">, stem gall; Pont. = </w:t>
      </w:r>
      <w:proofErr w:type="spellStart"/>
      <w:r>
        <w:rPr>
          <w:rFonts w:ascii="Times New Roman Italic" w:hAnsi="Times New Roman Italic"/>
        </w:rPr>
        <w:t>Pontania</w:t>
      </w:r>
      <w:proofErr w:type="spellEnd"/>
      <w:r>
        <w:rPr>
          <w:rFonts w:ascii="Times New Roman Italic" w:hAnsi="Times New Roman Italic"/>
        </w:rPr>
        <w:t xml:space="preserve"> </w:t>
      </w:r>
      <w:proofErr w:type="spellStart"/>
      <w:r>
        <w:rPr>
          <w:rFonts w:ascii="Times New Roman Italic" w:hAnsi="Times New Roman Italic"/>
        </w:rPr>
        <w:t>californica</w:t>
      </w:r>
      <w:proofErr w:type="spellEnd"/>
      <w:r>
        <w:rPr>
          <w:rFonts w:ascii="Times New Roman" w:hAnsi="Times New Roman"/>
        </w:rPr>
        <w:t xml:space="preserve">; </w:t>
      </w:r>
      <w:proofErr w:type="spellStart"/>
      <w:r>
        <w:rPr>
          <w:rFonts w:ascii="Times New Roman" w:hAnsi="Times New Roman"/>
        </w:rPr>
        <w:t>Cec</w:t>
      </w:r>
      <w:proofErr w:type="spellEnd"/>
      <w:r>
        <w:rPr>
          <w:rFonts w:ascii="Times New Roman" w:hAnsi="Times New Roman"/>
        </w:rPr>
        <w:t xml:space="preserve">. = </w:t>
      </w:r>
      <w:proofErr w:type="spellStart"/>
      <w:r>
        <w:rPr>
          <w:rFonts w:ascii="Times New Roman" w:hAnsi="Times New Roman"/>
        </w:rPr>
        <w:t>Cecidomyiid</w:t>
      </w:r>
      <w:proofErr w:type="spellEnd"/>
      <w:r>
        <w:rPr>
          <w:rFonts w:ascii="Times New Roman" w:hAnsi="Times New Roman"/>
        </w:rPr>
        <w:t xml:space="preserve"> sp. A. Parasitoids included: Lest = </w:t>
      </w:r>
      <w:proofErr w:type="spellStart"/>
      <w:r>
        <w:rPr>
          <w:rFonts w:ascii="Times New Roman Italic" w:hAnsi="Times New Roman Italic"/>
        </w:rPr>
        <w:t>Lestodiplosis</w:t>
      </w:r>
      <w:proofErr w:type="spellEnd"/>
      <w:r>
        <w:rPr>
          <w:rFonts w:ascii="Times New Roman Italic" w:hAnsi="Times New Roman Italic"/>
        </w:rPr>
        <w:t xml:space="preserve"> </w:t>
      </w:r>
      <w:proofErr w:type="spellStart"/>
      <w:r>
        <w:rPr>
          <w:rFonts w:ascii="Times New Roman Italic" w:hAnsi="Times New Roman Italic"/>
        </w:rPr>
        <w:t>septemmaculata</w:t>
      </w:r>
      <w:proofErr w:type="spellEnd"/>
      <w:proofErr w:type="gramStart"/>
      <w:r>
        <w:rPr>
          <w:rFonts w:ascii="Times New Roman" w:hAnsi="Times New Roman"/>
        </w:rPr>
        <w:t>;</w:t>
      </w:r>
      <w:proofErr w:type="gramEnd"/>
      <w:r>
        <w:rPr>
          <w:rFonts w:ascii="Times New Roman" w:hAnsi="Times New Roman"/>
        </w:rPr>
        <w:t xml:space="preserve"> </w:t>
      </w:r>
      <w:proofErr w:type="spellStart"/>
      <w:r>
        <w:rPr>
          <w:rFonts w:ascii="Times New Roman" w:hAnsi="Times New Roman"/>
        </w:rPr>
        <w:t>Eulo</w:t>
      </w:r>
      <w:proofErr w:type="spellEnd"/>
      <w:r>
        <w:rPr>
          <w:rFonts w:ascii="Times New Roman" w:hAnsi="Times New Roman"/>
        </w:rPr>
        <w:t xml:space="preserve">. = </w:t>
      </w:r>
      <w:proofErr w:type="spellStart"/>
      <w:r>
        <w:rPr>
          <w:rFonts w:ascii="Times New Roman" w:hAnsi="Times New Roman"/>
        </w:rPr>
        <w:t>Eulophid</w:t>
      </w:r>
      <w:proofErr w:type="spellEnd"/>
      <w:r>
        <w:rPr>
          <w:rFonts w:ascii="Times New Roman" w:hAnsi="Times New Roman"/>
        </w:rPr>
        <w:t xml:space="preserve">; </w:t>
      </w:r>
      <w:proofErr w:type="spellStart"/>
      <w:r>
        <w:rPr>
          <w:rFonts w:ascii="Times New Roman" w:hAnsi="Times New Roman"/>
        </w:rPr>
        <w:t>Mym</w:t>
      </w:r>
      <w:proofErr w:type="spellEnd"/>
      <w:r>
        <w:rPr>
          <w:rFonts w:ascii="Times New Roman" w:hAnsi="Times New Roman"/>
        </w:rPr>
        <w:t xml:space="preserve"> = </w:t>
      </w:r>
      <w:proofErr w:type="spellStart"/>
      <w:r>
        <w:rPr>
          <w:rFonts w:ascii="Times New Roman" w:hAnsi="Times New Roman"/>
        </w:rPr>
        <w:t>Mymarid</w:t>
      </w:r>
      <w:proofErr w:type="spellEnd"/>
      <w:proofErr w:type="gramStart"/>
      <w:r>
        <w:rPr>
          <w:rFonts w:ascii="Times New Roman" w:hAnsi="Times New Roman"/>
        </w:rPr>
        <w:t>;</w:t>
      </w:r>
      <w:proofErr w:type="gramEnd"/>
      <w:r>
        <w:rPr>
          <w:rFonts w:ascii="Times New Roman" w:hAnsi="Times New Roman"/>
        </w:rPr>
        <w:t xml:space="preserve"> Platy. = </w:t>
      </w:r>
      <w:proofErr w:type="spellStart"/>
      <w:r>
        <w:rPr>
          <w:rFonts w:ascii="Times New Roman Italic" w:hAnsi="Times New Roman Italic"/>
        </w:rPr>
        <w:t>Platygaster</w:t>
      </w:r>
      <w:proofErr w:type="spellEnd"/>
      <w:r>
        <w:rPr>
          <w:rFonts w:ascii="Times New Roman" w:hAnsi="Times New Roman"/>
        </w:rPr>
        <w:t xml:space="preserve"> sp.; </w:t>
      </w:r>
      <w:proofErr w:type="spellStart"/>
      <w:r>
        <w:rPr>
          <w:rFonts w:ascii="Times New Roman" w:hAnsi="Times New Roman"/>
        </w:rPr>
        <w:t>Meso</w:t>
      </w:r>
      <w:proofErr w:type="spellEnd"/>
      <w:r>
        <w:rPr>
          <w:rFonts w:ascii="Times New Roman" w:hAnsi="Times New Roman"/>
        </w:rPr>
        <w:t xml:space="preserve">. = </w:t>
      </w:r>
      <w:proofErr w:type="spellStart"/>
      <w:r>
        <w:rPr>
          <w:rFonts w:ascii="Times New Roman Italic" w:hAnsi="Times New Roman Italic"/>
        </w:rPr>
        <w:t>Mesopolobus</w:t>
      </w:r>
      <w:proofErr w:type="spellEnd"/>
      <w:r>
        <w:rPr>
          <w:rFonts w:ascii="Times New Roman" w:hAnsi="Times New Roman"/>
        </w:rPr>
        <w:t xml:space="preserve"> sp.; Tory. = </w:t>
      </w:r>
      <w:proofErr w:type="spellStart"/>
      <w:r>
        <w:rPr>
          <w:rFonts w:ascii="Times New Roman Italic" w:hAnsi="Times New Roman Italic"/>
        </w:rPr>
        <w:t>Torymus</w:t>
      </w:r>
      <w:proofErr w:type="spellEnd"/>
      <w:r>
        <w:rPr>
          <w:rFonts w:ascii="Times New Roman" w:hAnsi="Times New Roman"/>
        </w:rPr>
        <w:t xml:space="preserve"> sp.; Lath. = </w:t>
      </w:r>
      <w:proofErr w:type="spellStart"/>
      <w:r>
        <w:rPr>
          <w:rFonts w:ascii="Times New Roman Italic" w:hAnsi="Times New Roman Italic"/>
        </w:rPr>
        <w:t>Lathrostizus</w:t>
      </w:r>
      <w:proofErr w:type="spellEnd"/>
      <w:r>
        <w:rPr>
          <w:rFonts w:ascii="Times New Roman Italic" w:hAnsi="Times New Roman Italic"/>
        </w:rPr>
        <w:t xml:space="preserve"> </w:t>
      </w:r>
      <w:proofErr w:type="spellStart"/>
      <w:r>
        <w:rPr>
          <w:rFonts w:ascii="Times New Roman Italic" w:hAnsi="Times New Roman Italic"/>
        </w:rPr>
        <w:t>euurae</w:t>
      </w:r>
      <w:proofErr w:type="spellEnd"/>
      <w:r>
        <w:rPr>
          <w:rFonts w:ascii="Times New Roman" w:hAnsi="Times New Roman"/>
        </w:rPr>
        <w:t xml:space="preserve">; </w:t>
      </w:r>
      <w:proofErr w:type="spellStart"/>
      <w:r>
        <w:rPr>
          <w:rFonts w:ascii="Times New Roman" w:hAnsi="Times New Roman"/>
        </w:rPr>
        <w:t>Eury</w:t>
      </w:r>
      <w:proofErr w:type="spellEnd"/>
      <w:r>
        <w:rPr>
          <w:rFonts w:ascii="Times New Roman" w:hAnsi="Times New Roman"/>
        </w:rPr>
        <w:t xml:space="preserve">. = </w:t>
      </w:r>
      <w:proofErr w:type="spellStart"/>
      <w:r>
        <w:rPr>
          <w:rFonts w:ascii="Times New Roman Italic" w:hAnsi="Times New Roman Italic"/>
        </w:rPr>
        <w:t>Eurytoma</w:t>
      </w:r>
      <w:proofErr w:type="spellEnd"/>
      <w:r>
        <w:rPr>
          <w:rFonts w:ascii="Times New Roman" w:hAnsi="Times New Roman"/>
        </w:rPr>
        <w:t xml:space="preserve"> </w:t>
      </w:r>
      <w:proofErr w:type="gramStart"/>
      <w:r>
        <w:rPr>
          <w:rFonts w:ascii="Times New Roman" w:hAnsi="Times New Roman"/>
        </w:rPr>
        <w:t>sp</w:t>
      </w:r>
      <w:proofErr w:type="gramEnd"/>
      <w:r>
        <w:rPr>
          <w:rFonts w:ascii="Times New Roman" w:hAnsi="Times New Roman"/>
        </w:rPr>
        <w:t>.</w:t>
      </w: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r>
        <w:rPr>
          <w:rFonts w:ascii="Times New Roman Bold" w:hAnsi="Times New Roman Bold"/>
        </w:rPr>
        <w:t xml:space="preserve">Figure 2. </w:t>
      </w:r>
      <w:r>
        <w:rPr>
          <w:rFonts w:ascii="Times New Roman" w:hAnsi="Times New Roman"/>
        </w:rPr>
        <w:t xml:space="preserve">Variation in gall density (A, 4 of 5 species) and gall size (B, </w:t>
      </w:r>
      <w:proofErr w:type="spellStart"/>
      <w:r>
        <w:rPr>
          <w:rFonts w:ascii="Times New Roman Italic" w:hAnsi="Times New Roman Italic"/>
        </w:rPr>
        <w:t>Iteomyia</w:t>
      </w:r>
      <w:proofErr w:type="spellEnd"/>
      <w:r>
        <w:rPr>
          <w:rFonts w:ascii="Times New Roman" w:hAnsi="Times New Roman"/>
        </w:rPr>
        <w:t xml:space="preserve"> only) among different genotypes of the coastal willow, </w:t>
      </w:r>
      <w:r>
        <w:rPr>
          <w:rFonts w:ascii="Times New Roman Italic" w:hAnsi="Times New Roman Italic"/>
        </w:rPr>
        <w:t xml:space="preserve">Salix </w:t>
      </w:r>
      <w:proofErr w:type="spellStart"/>
      <w:r>
        <w:rPr>
          <w:rFonts w:ascii="Times New Roman Italic" w:hAnsi="Times New Roman Italic"/>
        </w:rPr>
        <w:t>hookeriana</w:t>
      </w:r>
      <w:proofErr w:type="spellEnd"/>
      <w:r>
        <w:rPr>
          <w:rFonts w:ascii="Times New Roman Italic" w:hAnsi="Times New Roman Italic"/>
        </w:rPr>
        <w:t>,</w:t>
      </w:r>
      <w:r>
        <w:rPr>
          <w:rFonts w:ascii="Times New Roman" w:hAnsi="Times New Roman"/>
        </w:rPr>
        <w:t xml:space="preserve"> measured in a common garden experiment. (A) Each point corresponds to the mean density, for the corresponding galling insect, observed on each willow genotype. (B) Each dashed line corresponds to the mean size of </w:t>
      </w:r>
      <w:proofErr w:type="spellStart"/>
      <w:r>
        <w:rPr>
          <w:rFonts w:ascii="Times New Roman Italic" w:hAnsi="Times New Roman Italic"/>
        </w:rPr>
        <w:t>Iteomyia</w:t>
      </w:r>
      <w:proofErr w:type="spellEnd"/>
      <w:r>
        <w:rPr>
          <w:rFonts w:ascii="Times New Roman" w:hAnsi="Times New Roman"/>
        </w:rPr>
        <w:t xml:space="preserve"> galls observed on each willow genotype, while each grey circle represents the size of an individual gall.</w:t>
      </w: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r>
        <w:rPr>
          <w:rFonts w:ascii="Times New Roman Bold" w:hAnsi="Times New Roman Bold"/>
        </w:rPr>
        <w:t>Figure 3.</w:t>
      </w:r>
      <w:r>
        <w:rPr>
          <w:rFonts w:ascii="Times New Roman" w:hAnsi="Times New Roman"/>
        </w:rPr>
        <w:t xml:space="preserve"> Probability of three common parasitoid species (</w:t>
      </w:r>
      <w:proofErr w:type="spellStart"/>
      <w:r>
        <w:rPr>
          <w:rFonts w:ascii="Times New Roman Italic" w:hAnsi="Times New Roman Italic"/>
        </w:rPr>
        <w:t>Platygaster</w:t>
      </w:r>
      <w:proofErr w:type="spellEnd"/>
      <w:r>
        <w:rPr>
          <w:rFonts w:ascii="Times New Roman" w:hAnsi="Times New Roman"/>
        </w:rPr>
        <w:t xml:space="preserve">, </w:t>
      </w:r>
      <w:proofErr w:type="spellStart"/>
      <w:r>
        <w:rPr>
          <w:rFonts w:ascii="Times New Roman Italic" w:hAnsi="Times New Roman Italic"/>
        </w:rPr>
        <w:t>Mesopolobus</w:t>
      </w:r>
      <w:proofErr w:type="spellEnd"/>
      <w:r>
        <w:rPr>
          <w:rFonts w:ascii="Times New Roman" w:hAnsi="Times New Roman"/>
        </w:rPr>
        <w:t xml:space="preserve">, and </w:t>
      </w:r>
      <w:proofErr w:type="spellStart"/>
      <w:r>
        <w:rPr>
          <w:rFonts w:ascii="Times New Roman Italic" w:hAnsi="Times New Roman Italic"/>
        </w:rPr>
        <w:t>Torymus</w:t>
      </w:r>
      <w:proofErr w:type="spellEnd"/>
      <w:r>
        <w:rPr>
          <w:rFonts w:ascii="Times New Roman" w:hAnsi="Times New Roman"/>
        </w:rPr>
        <w:t xml:space="preserve">) parasitizing the </w:t>
      </w:r>
      <w:proofErr w:type="gramStart"/>
      <w:r>
        <w:rPr>
          <w:rFonts w:ascii="Times New Roman" w:hAnsi="Times New Roman"/>
        </w:rPr>
        <w:t>leaf galling</w:t>
      </w:r>
      <w:proofErr w:type="gramEnd"/>
      <w:r>
        <w:rPr>
          <w:rFonts w:ascii="Times New Roman" w:hAnsi="Times New Roman"/>
        </w:rPr>
        <w:t xml:space="preserve"> midge </w:t>
      </w:r>
      <w:proofErr w:type="spellStart"/>
      <w:r>
        <w:rPr>
          <w:rFonts w:ascii="Times New Roman Italic" w:hAnsi="Times New Roman Italic"/>
        </w:rPr>
        <w:t>Iteomyia</w:t>
      </w:r>
      <w:proofErr w:type="spellEnd"/>
      <w:r>
        <w:rPr>
          <w:rFonts w:ascii="Times New Roman" w:hAnsi="Times New Roman"/>
        </w:rPr>
        <w:t xml:space="preserve"> as a function of gall density and gall size. (A) The probability of attack from the egg, </w:t>
      </w:r>
      <w:proofErr w:type="spellStart"/>
      <w:r>
        <w:rPr>
          <w:rFonts w:ascii="Times New Roman" w:hAnsi="Times New Roman"/>
        </w:rPr>
        <w:t>endoparasitoid</w:t>
      </w:r>
      <w:proofErr w:type="spellEnd"/>
      <w:r>
        <w:rPr>
          <w:rFonts w:ascii="Times New Roman" w:hAnsi="Times New Roman"/>
        </w:rPr>
        <w:t xml:space="preserve"> </w:t>
      </w:r>
      <w:proofErr w:type="spellStart"/>
      <w:r>
        <w:rPr>
          <w:rFonts w:ascii="Times New Roman Italic" w:hAnsi="Times New Roman Italic"/>
        </w:rPr>
        <w:t>Platygaster</w:t>
      </w:r>
      <w:proofErr w:type="spellEnd"/>
      <w:r>
        <w:rPr>
          <w:rFonts w:ascii="Times New Roman Italic" w:hAnsi="Times New Roman Italic"/>
        </w:rPr>
        <w:t xml:space="preserve"> </w:t>
      </w:r>
      <w:r>
        <w:rPr>
          <w:rFonts w:ascii="Times New Roman" w:hAnsi="Times New Roman"/>
        </w:rPr>
        <w:t xml:space="preserve">decreases as gall size increases. (B) The probability of attack from the larval, </w:t>
      </w:r>
      <w:proofErr w:type="spellStart"/>
      <w:r>
        <w:rPr>
          <w:rFonts w:ascii="Times New Roman" w:hAnsi="Times New Roman"/>
        </w:rPr>
        <w:t>ectoparasitoid</w:t>
      </w:r>
      <w:proofErr w:type="spellEnd"/>
      <w:r>
        <w:rPr>
          <w:rFonts w:ascii="Times New Roman" w:hAnsi="Times New Roman"/>
        </w:rPr>
        <w:t xml:space="preserve"> </w:t>
      </w:r>
      <w:proofErr w:type="spellStart"/>
      <w:r>
        <w:rPr>
          <w:rFonts w:ascii="Times New Roman Italic" w:hAnsi="Times New Roman Italic"/>
        </w:rPr>
        <w:t>Mesopolobus</w:t>
      </w:r>
      <w:proofErr w:type="spellEnd"/>
      <w:r>
        <w:rPr>
          <w:rFonts w:ascii="Times New Roman Italic" w:hAnsi="Times New Roman Italic"/>
        </w:rPr>
        <w:t xml:space="preserve"> </w:t>
      </w:r>
      <w:r>
        <w:rPr>
          <w:rFonts w:ascii="Times New Roman" w:hAnsi="Times New Roman"/>
        </w:rPr>
        <w:t xml:space="preserve">is highest on intermediate sized galls. (C) </w:t>
      </w:r>
      <w:proofErr w:type="spellStart"/>
      <w:r>
        <w:rPr>
          <w:rFonts w:ascii="Times New Roman Italic" w:hAnsi="Times New Roman Italic"/>
        </w:rPr>
        <w:t>Platygaster</w:t>
      </w:r>
      <w:proofErr w:type="spellEnd"/>
      <w:r>
        <w:rPr>
          <w:rFonts w:ascii="Times New Roman Italic" w:hAnsi="Times New Roman Italic"/>
        </w:rPr>
        <w:t xml:space="preserve"> </w:t>
      </w:r>
      <w:r>
        <w:rPr>
          <w:rFonts w:ascii="Times New Roman" w:hAnsi="Times New Roman"/>
        </w:rPr>
        <w:t xml:space="preserve">exhibits density-dependent attack on small galls (&lt; 8 mm). (D) </w:t>
      </w:r>
      <w:proofErr w:type="spellStart"/>
      <w:r>
        <w:rPr>
          <w:rFonts w:ascii="Times New Roman Italic" w:hAnsi="Times New Roman Italic"/>
        </w:rPr>
        <w:t>Mesopolobus</w:t>
      </w:r>
      <w:proofErr w:type="spellEnd"/>
      <w:r>
        <w:rPr>
          <w:rFonts w:ascii="Times New Roman Italic" w:hAnsi="Times New Roman Italic"/>
        </w:rPr>
        <w:t xml:space="preserve"> </w:t>
      </w:r>
      <w:r>
        <w:rPr>
          <w:rFonts w:ascii="Times New Roman" w:hAnsi="Times New Roman"/>
        </w:rPr>
        <w:t xml:space="preserve">exhibits inverse density-dependent attack on small galls (&lt; 8 mm). (E) </w:t>
      </w:r>
      <w:proofErr w:type="spellStart"/>
      <w:r>
        <w:rPr>
          <w:rFonts w:ascii="Times New Roman Italic" w:hAnsi="Times New Roman Italic"/>
        </w:rPr>
        <w:t>Torymus</w:t>
      </w:r>
      <w:proofErr w:type="spellEnd"/>
      <w:r>
        <w:rPr>
          <w:rFonts w:ascii="Times New Roman" w:hAnsi="Times New Roman"/>
        </w:rPr>
        <w:t xml:space="preserve"> exhibits inverse density-dependent attack on galls of all sizes.</w:t>
      </w:r>
    </w:p>
    <w:p w:rsidR="00F53E62" w:rsidRDefault="00F53E62">
      <w:pPr>
        <w:spacing w:line="480" w:lineRule="auto"/>
        <w:rPr>
          <w:rFonts w:ascii="Times New Roman" w:hAnsi="Times New Roman"/>
        </w:rPr>
      </w:pPr>
    </w:p>
    <w:p w:rsidR="00F53E62" w:rsidRDefault="00F53E62">
      <w:pPr>
        <w:spacing w:line="480" w:lineRule="auto"/>
        <w:rPr>
          <w:rFonts w:ascii="Times New Roman Bold" w:hAnsi="Times New Roman Bold"/>
        </w:rPr>
      </w:pPr>
    </w:p>
    <w:p w:rsidR="00F53E62" w:rsidRDefault="00F53E62">
      <w:pPr>
        <w:pStyle w:val="FreeForm"/>
        <w:rPr>
          <w:sz w:val="24"/>
        </w:rPr>
        <w:sectPr w:rsidR="00F53E62">
          <w:headerReference w:type="even" r:id="rId13"/>
          <w:headerReference w:type="default" r:id="rId14"/>
          <w:footerReference w:type="even" r:id="rId15"/>
          <w:footerReference w:type="default" r:id="rId16"/>
          <w:pgSz w:w="12240" w:h="15840"/>
          <w:pgMar w:top="1797" w:right="1440" w:bottom="1797" w:left="1440" w:header="709" w:footer="709" w:gutter="0"/>
          <w:cols w:space="720"/>
        </w:sectPr>
      </w:pP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p>
    <w:p w:rsidR="00F53E62" w:rsidRDefault="002D5464">
      <w:pPr>
        <w:spacing w:line="480" w:lineRule="auto"/>
        <w:rPr>
          <w:rFonts w:ascii="Times New Roman" w:hAnsi="Times New Roman"/>
        </w:rPr>
      </w:pPr>
      <w:r>
        <w:rPr>
          <w:noProof/>
        </w:rPr>
        <w:drawing>
          <wp:anchor distT="152400" distB="152400" distL="152400" distR="152400" simplePos="0" relativeHeight="251655168" behindDoc="0" locked="0" layoutInCell="1" allowOverlap="1" wp14:anchorId="23FB0267" wp14:editId="6F97FCF6">
            <wp:simplePos x="0" y="0"/>
            <wp:positionH relativeFrom="page">
              <wp:posOffset>207010</wp:posOffset>
            </wp:positionH>
            <wp:positionV relativeFrom="page">
              <wp:posOffset>647700</wp:posOffset>
            </wp:positionV>
            <wp:extent cx="7393940" cy="5143500"/>
            <wp:effectExtent l="0" t="0" r="0" b="12700"/>
            <wp:wrapThrough wrapText="bothSides">
              <wp:wrapPolygon edited="0">
                <wp:start x="0" y="0"/>
                <wp:lineTo x="0" y="21547"/>
                <wp:lineTo x="21518" y="21547"/>
                <wp:lineTo x="21518"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394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52400" distB="152400" distL="152400" distR="152400" simplePos="0" relativeHeight="251656192" behindDoc="0" locked="0" layoutInCell="1" allowOverlap="1" wp14:anchorId="34D05783" wp14:editId="37BA1707">
            <wp:simplePos x="0" y="0"/>
            <wp:positionH relativeFrom="page">
              <wp:posOffset>236220</wp:posOffset>
            </wp:positionH>
            <wp:positionV relativeFrom="page">
              <wp:posOffset>647700</wp:posOffset>
            </wp:positionV>
            <wp:extent cx="6977380" cy="9029700"/>
            <wp:effectExtent l="0" t="0" r="7620" b="12700"/>
            <wp:wrapThrough wrapText="bothSides">
              <wp:wrapPolygon edited="0">
                <wp:start x="0" y="0"/>
                <wp:lineTo x="0" y="21570"/>
                <wp:lineTo x="21545" y="21570"/>
                <wp:lineTo x="21545" y="0"/>
                <wp:lineTo x="0" y="0"/>
              </wp:wrapPolygon>
            </wp:wrapThrough>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7380" cy="902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p>
    <w:p w:rsidR="00F53E62" w:rsidRDefault="00F53E62">
      <w:pPr>
        <w:spacing w:line="480" w:lineRule="auto"/>
        <w:rPr>
          <w:rFonts w:ascii="Times New Roman" w:hAnsi="Times New Roman"/>
        </w:rPr>
      </w:pPr>
      <w:r>
        <w:rPr>
          <w:rFonts w:ascii="Times New Roman" w:hAnsi="Times New Roman"/>
        </w:rPr>
        <w:cr/>
      </w:r>
    </w:p>
    <w:p w:rsidR="00F53E62" w:rsidRDefault="002D5464">
      <w:pPr>
        <w:spacing w:line="480" w:lineRule="auto"/>
        <w:rPr>
          <w:rFonts w:ascii="Times New Roman" w:hAnsi="Times New Roman"/>
        </w:rPr>
      </w:pPr>
      <w:r>
        <w:rPr>
          <w:noProof/>
        </w:rPr>
        <mc:AlternateContent>
          <mc:Choice Requires="wps">
            <w:drawing>
              <wp:anchor distT="152400" distB="152400" distL="152400" distR="152400" simplePos="0" relativeHeight="251657216" behindDoc="0" locked="0" layoutInCell="1" allowOverlap="1" wp14:anchorId="79124A98" wp14:editId="4DC4AE5E">
                <wp:simplePos x="0" y="0"/>
                <wp:positionH relativeFrom="page">
                  <wp:posOffset>3765550</wp:posOffset>
                </wp:positionH>
                <wp:positionV relativeFrom="page">
                  <wp:posOffset>0</wp:posOffset>
                </wp:positionV>
                <wp:extent cx="254000" cy="177800"/>
                <wp:effectExtent l="6350" t="0" r="6350" b="0"/>
                <wp:wrapSquare wrapText="bothSides"/>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96.5pt;margin-top:0;width:20pt;height:14pt;z-index:25165721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(A)</w:t>
                      </w:r>
                    </w:p>
                  </w:txbxContent>
                </v:textbox>
                <w10:wrap type="square" anchorx="page" anchory="page"/>
              </v:rect>
            </w:pict>
          </mc:Fallback>
        </mc:AlternateContent>
      </w:r>
      <w:r>
        <w:rPr>
          <w:noProof/>
        </w:rPr>
        <mc:AlternateContent>
          <mc:Choice Requires="wps">
            <w:drawing>
              <wp:anchor distT="152400" distB="152400" distL="152400" distR="152400" simplePos="0" relativeHeight="251658240" behindDoc="0" locked="0" layoutInCell="1" allowOverlap="1" wp14:anchorId="0D621D73" wp14:editId="08107B54">
                <wp:simplePos x="0" y="0"/>
                <wp:positionH relativeFrom="page">
                  <wp:posOffset>3765550</wp:posOffset>
                </wp:positionH>
                <wp:positionV relativeFrom="page">
                  <wp:posOffset>0</wp:posOffset>
                </wp:positionV>
                <wp:extent cx="254000" cy="177800"/>
                <wp:effectExtent l="6350" t="0" r="6350" b="0"/>
                <wp:wrapSquare wrapText="bothSides"/>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296.5pt;margin-top:0;width:20pt;height:14pt;z-index:25165824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(C)</w:t>
                      </w:r>
                    </w:p>
                  </w:txbxContent>
                </v:textbox>
                <w10:wrap type="square" anchorx="page" anchory="page"/>
              </v:rect>
            </w:pict>
          </mc:Fallback>
        </mc:AlternateContent>
      </w:r>
      <w:r>
        <w:rPr>
          <w:noProof/>
        </w:rPr>
        <mc:AlternateContent>
          <mc:Choice Requires="wpg">
            <w:drawing>
              <wp:anchor distT="152400" distB="152400" distL="152400" distR="152400" simplePos="0" relativeHeight="251659264" behindDoc="0" locked="0" layoutInCell="1" allowOverlap="1" wp14:anchorId="7B5801FB" wp14:editId="7A50EA6C">
                <wp:simplePos x="0" y="0"/>
                <wp:positionH relativeFrom="page">
                  <wp:posOffset>114300</wp:posOffset>
                </wp:positionH>
                <wp:positionV relativeFrom="page">
                  <wp:posOffset>330200</wp:posOffset>
                </wp:positionV>
                <wp:extent cx="7581900" cy="5909310"/>
                <wp:effectExtent l="0" t="0" r="0" b="0"/>
                <wp:wrapThrough wrapText="bothSides">
                  <wp:wrapPolygon edited="0">
                    <wp:start x="7489" y="592"/>
                    <wp:lineTo x="1628" y="627"/>
                    <wp:lineTo x="651" y="696"/>
                    <wp:lineTo x="678" y="1184"/>
                    <wp:lineTo x="1303" y="1671"/>
                    <wp:lineTo x="1330" y="2263"/>
                    <wp:lineTo x="380" y="2437"/>
                    <wp:lineTo x="217" y="2509"/>
                    <wp:lineTo x="244" y="4633"/>
                    <wp:lineTo x="624" y="5051"/>
                    <wp:lineTo x="407" y="5120"/>
                    <wp:lineTo x="271" y="5329"/>
                    <wp:lineTo x="217" y="7560"/>
                    <wp:lineTo x="760" y="7803"/>
                    <wp:lineTo x="1330" y="7838"/>
                    <wp:lineTo x="1330" y="8395"/>
                    <wp:lineTo x="678" y="8952"/>
                    <wp:lineTo x="624" y="9161"/>
                    <wp:lineTo x="733" y="9301"/>
                    <wp:lineTo x="1357" y="9509"/>
                    <wp:lineTo x="1357" y="9825"/>
                    <wp:lineTo x="2334" y="10034"/>
                    <wp:lineTo x="2307" y="10069"/>
                    <wp:lineTo x="2361" y="10556"/>
                    <wp:lineTo x="10800" y="10626"/>
                    <wp:lineTo x="7408" y="11079"/>
                    <wp:lineTo x="1628" y="11322"/>
                    <wp:lineTo x="651" y="11392"/>
                    <wp:lineTo x="651" y="11879"/>
                    <wp:lineTo x="1167" y="12262"/>
                    <wp:lineTo x="1330" y="12297"/>
                    <wp:lineTo x="1330" y="12854"/>
                    <wp:lineTo x="380" y="12959"/>
                    <wp:lineTo x="217" y="13063"/>
                    <wp:lineTo x="217" y="15363"/>
                    <wp:lineTo x="298" y="15607"/>
                    <wp:lineTo x="407" y="15642"/>
                    <wp:lineTo x="271" y="15816"/>
                    <wp:lineTo x="217" y="18464"/>
                    <wp:lineTo x="1275" y="18952"/>
                    <wp:lineTo x="1330" y="19544"/>
                    <wp:lineTo x="651" y="19613"/>
                    <wp:lineTo x="651" y="19996"/>
                    <wp:lineTo x="1330" y="20170"/>
                    <wp:lineTo x="2008" y="20625"/>
                    <wp:lineTo x="2144" y="20660"/>
                    <wp:lineTo x="2144" y="21008"/>
                    <wp:lineTo x="2442" y="21180"/>
                    <wp:lineTo x="3093" y="21180"/>
                    <wp:lineTo x="11695" y="21180"/>
                    <wp:lineTo x="13731" y="21180"/>
                    <wp:lineTo x="13783" y="20938"/>
                    <wp:lineTo x="13568" y="20660"/>
                    <wp:lineTo x="14056" y="20205"/>
                    <wp:lineTo x="14002" y="20101"/>
                    <wp:lineTo x="11967" y="20068"/>
                    <wp:lineTo x="13839" y="19892"/>
                    <wp:lineTo x="13812" y="19265"/>
                    <wp:lineTo x="13324" y="19195"/>
                    <wp:lineTo x="11098" y="18986"/>
                    <wp:lineTo x="10854" y="18917"/>
                    <wp:lineTo x="8683" y="18429"/>
                    <wp:lineTo x="8683" y="17313"/>
                    <wp:lineTo x="13134" y="17002"/>
                    <wp:lineTo x="12996" y="16930"/>
                    <wp:lineTo x="8683" y="16756"/>
                    <wp:lineTo x="8683" y="16199"/>
                    <wp:lineTo x="11071" y="15920"/>
                    <wp:lineTo x="11071" y="15642"/>
                    <wp:lineTo x="8683" y="15642"/>
                    <wp:lineTo x="8711" y="14493"/>
                    <wp:lineTo x="9742" y="13971"/>
                    <wp:lineTo x="9823" y="13620"/>
                    <wp:lineTo x="9633" y="13518"/>
                    <wp:lineTo x="8683" y="13411"/>
                    <wp:lineTo x="8683" y="12297"/>
                    <wp:lineTo x="9715" y="12262"/>
                    <wp:lineTo x="13052" y="11879"/>
                    <wp:lineTo x="13025" y="11670"/>
                    <wp:lineTo x="7869" y="11183"/>
                    <wp:lineTo x="10800" y="10626"/>
                    <wp:lineTo x="20949" y="10556"/>
                    <wp:lineTo x="20949" y="10069"/>
                    <wp:lineTo x="20732" y="10034"/>
                    <wp:lineTo x="21247" y="9509"/>
                    <wp:lineTo x="21003" y="8952"/>
                    <wp:lineTo x="21003" y="8813"/>
                    <wp:lineTo x="17665" y="8395"/>
                    <wp:lineTo x="16227" y="7838"/>
                    <wp:lineTo x="18751" y="7664"/>
                    <wp:lineTo x="18832" y="7455"/>
                    <wp:lineTo x="18751" y="7281"/>
                    <wp:lineTo x="17801" y="7246"/>
                    <wp:lineTo x="17801" y="6898"/>
                    <wp:lineTo x="15874" y="6722"/>
                    <wp:lineTo x="17611" y="6550"/>
                    <wp:lineTo x="17611" y="6237"/>
                    <wp:lineTo x="15874" y="6167"/>
                    <wp:lineTo x="15874" y="5610"/>
                    <wp:lineTo x="16471" y="5573"/>
                    <wp:lineTo x="17855" y="5225"/>
                    <wp:lineTo x="17855" y="4911"/>
                    <wp:lineTo x="15874" y="4494"/>
                    <wp:lineTo x="15874" y="1706"/>
                    <wp:lineTo x="18181" y="1184"/>
                    <wp:lineTo x="18235" y="766"/>
                    <wp:lineTo x="15494" y="627"/>
                    <wp:lineTo x="7761" y="592"/>
                    <wp:lineTo x="7489" y="592"/>
                  </wp:wrapPolygon>
                </wp:wrapThrough>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0" cy="5909310"/>
                          <a:chOff x="0" y="0"/>
                          <a:chExt cx="11940" cy="9306"/>
                        </a:xfrm>
                      </wpg:grpSpPr>
                      <pic:pic xmlns:pic="http://schemas.openxmlformats.org/drawingml/2006/picture">
                        <pic:nvPicPr>
                          <pic:cNvPr id="2"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80"/>
                            <a:ext cx="11940" cy="9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s:wsp>
                        <wps:cNvPr id="3" name="Rectangle 9"/>
                        <wps:cNvSpPr>
                          <a:spLocks/>
                        </wps:cNvSpPr>
                        <wps:spPr bwMode="auto">
                          <a:xfrm>
                            <a:off x="480" y="0"/>
                            <a:ext cx="40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(A)</w:t>
                              </w:r>
                            </w:p>
                          </w:txbxContent>
                        </wps:txbx>
                        <wps:bodyPr rot="0" vert="horz" wrap="square" lIns="0" tIns="0" rIns="0" bIns="0" anchor="t" anchorCtr="0" upright="1">
                          <a:noAutofit/>
                        </wps:bodyPr>
                      </wps:wsp>
                      <wps:wsp>
                        <wps:cNvPr id="4" name="Rectangle 10"/>
                        <wps:cNvSpPr>
                          <a:spLocks/>
                        </wps:cNvSpPr>
                        <wps:spPr bwMode="auto">
                          <a:xfrm>
                            <a:off x="480" y="4660"/>
                            <a:ext cx="40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(B)</w:t>
                              </w:r>
                            </w:p>
                          </w:txbxContent>
                        </wps:txbx>
                        <wps:bodyPr rot="0" vert="horz" wrap="square" lIns="0" tIns="0" rIns="0" bIns="0" anchor="t" anchorCtr="0" upright="1">
                          <a:noAutofit/>
                        </wps:bodyPr>
                      </wps:wsp>
                      <wps:wsp>
                        <wps:cNvPr id="5" name="Rectangle 11"/>
                        <wps:cNvSpPr>
                          <a:spLocks/>
                        </wps:cNvSpPr>
                        <wps:spPr bwMode="auto">
                          <a:xfrm>
                            <a:off x="4420" y="0"/>
                            <a:ext cx="40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(C)</w:t>
                              </w:r>
                            </w:p>
                          </w:txbxContent>
                        </wps:txbx>
                        <wps:bodyPr rot="0" vert="horz" wrap="square" lIns="0" tIns="0" rIns="0" bIns="0" anchor="t" anchorCtr="0" upright="1">
                          <a:noAutofit/>
                        </wps:bodyPr>
                      </wps:wsp>
                      <wps:wsp>
                        <wps:cNvPr id="6" name="Rectangle 12"/>
                        <wps:cNvSpPr>
                          <a:spLocks/>
                        </wps:cNvSpPr>
                        <wps:spPr bwMode="auto">
                          <a:xfrm>
                            <a:off x="4420" y="4660"/>
                            <a:ext cx="40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(D)</w:t>
                              </w:r>
                            </w:p>
                          </w:txbxContent>
                        </wps:txbx>
                        <wps:bodyPr rot="0" vert="horz" wrap="square" lIns="0" tIns="0" rIns="0" bIns="0" anchor="t" anchorCtr="0" upright="1">
                          <a:noAutofit/>
                        </wps:bodyPr>
                      </wps:wsp>
                      <wps:wsp>
                        <wps:cNvPr id="7" name="Rectangle 13"/>
                        <wps:cNvSpPr>
                          <a:spLocks/>
                        </wps:cNvSpPr>
                        <wps:spPr bwMode="auto">
                          <a:xfrm>
                            <a:off x="8400" y="0"/>
                            <a:ext cx="40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round/>
                                <a:headEnd/>
                                <a:tailEnd/>
                              </a14:hiddenLine>
                            </a:ext>
                          </a:extLst>
                        </wps:spPr>
                        <wps:txbx>
                          <w:txbxContent>
                            <w:p w:rsidR="00442EE2" w:rsidRDefault="00442EE2">
                              <w:pPr>
                                <w:pStyle w:val="FreeFormA"/>
                                <w:rPr>
                                  <w:rFonts w:ascii="Times New Roman" w:eastAsia="Times New Roman" w:hAnsi="Times New Roman"/>
                                  <w:color w:val="auto"/>
                                  <w:sz w:val="20"/>
                                  <w:lang w:val="en-US" w:eastAsia="en-US" w:bidi="x-none"/>
                                </w:rPr>
                              </w:pPr>
                              <w: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8" style="position:absolute;margin-left:9pt;margin-top:26pt;width:597pt;height:465.3pt;z-index:251659264;mso-wrap-distance-left:12pt;mso-wrap-distance-top:12pt;mso-wrap-distance-right:12pt;mso-wrap-distance-bottom:12pt;mso-position-horizontal-relative:page;mso-position-vertical-relative:page" coordsize="11940,93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top:80;width:11940;height:92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j&#10;9AXAAAAA2gAAAA8AAABkcnMvZG93bnJldi54bWxEj82KwkAQhO8L+w5DL3hbO5uDhOgoshAUbxph&#10;r02m84OZnpAZNb69Iwh7LKrqK2q1mWyvbjz6zomGn3kCiqVyppNGw7ksvjNQPpAY6p2whgd72Kw/&#10;P1aUG3eXI99OoVERIj4nDW0IQ47oq5Yt+bkbWKJXu9FSiHJs0Ix0j3DbY5okC7TUSVxoaeDflqvL&#10;6Wo1FGU5pIe63mXFX4UhO2JSn1Hr2de0XYIKPIX/8Lu9NxpSeF2JNwDXT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uP0BcAAAADaAAAADwAAAAAAAAAAAAAAAACcAgAAZHJz&#10;L2Rvd25yZXYueG1sUEsFBgAAAAAEAAQA9wAAAIkDAAAAAA==&#10;" strokeweight="1pt">
                  <v:imagedata r:id="rId20" o:title=""/>
                </v:shape>
                <v:rect id="Rectangle 9" o:spid="_x0000_s1030" style="position:absolute;left:480;width:400;height: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k/APwgAA&#10;ANoAAAAPAAAAZHJzL2Rvd25yZXYueG1sRI/dagIxFITvhb5DOIJ33axV+rM1SqkoBS+0tg9w2Jwm&#10;wc3Jsom6vn0jCF4OM/MNM1v0vhEn6qILrGBclCCI66AdGwW/P6vHVxAxIWtsApOCC0VYzB8GM6x0&#10;OPM3nfbJiAzhWKECm1JbSRlrSx5jEVri7P2FzmPKsjNSd3jOcN/Ip7J8lh4d5wWLLX1aqg/7o1fg&#10;duZwnIbNEi07s3mbbt36RSo1GvYf7yAS9ekevrW/tIIJXK/kGyD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T8A/CAAAA2gAAAA8AAAAAAAAAAAAAAAAAlwIAAGRycy9kb3du&#10;cmV2LnhtbFBLBQYAAAAABAAEAPUAAACGAw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(A)</w:t>
                        </w:r>
                      </w:p>
                    </w:txbxContent>
                  </v:textbox>
                </v:rect>
                <v:rect id="Rectangle 10" o:spid="_x0000_s1031" style="position:absolute;left:480;top:4660;width:400;height: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mh7wQAA&#10;ANoAAAAPAAAAZHJzL2Rvd25yZXYueG1sRI/RagIxFETfC/5DuIJvNVtZbLsapVSUgg+11g+4bG6T&#10;4OZm2URd/74RBB+HmTnDzJe9b8SZuugCK3gZFyCI66AdGwWH3/XzG4iYkDU2gUnBlSIsF4OnOVY6&#10;XPiHzvtkRIZwrFCBTamtpIy1JY9xHFri7P2FzmPKsjNSd3jJcN/ISVFMpUfHecFiS5+W6uP+5BW4&#10;nTmeyrBdoWVntu/lt9u8SqVGw/5jBiJRnx7he/tLKyjhdiXfALn4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poe8EAAADaAAAADwAAAAAAAAAAAAAAAACXAgAAZHJzL2Rvd25y&#10;ZXYueG1sUEsFBgAAAAAEAAQA9QAAAIUDA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(B)</w:t>
                        </w:r>
                      </w:p>
                    </w:txbxContent>
                  </v:textbox>
                </v:rect>
                <v:rect id="Rectangle 11" o:spid="_x0000_s1032" style="position:absolute;left:4420;width:400;height: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s3gwgAA&#10;ANoAAAAPAAAAZHJzL2Rvd25yZXYueG1sRI/dagIxFITvC75DOIXe1WzFVl2NIhZLwYvWnwc4bI5J&#10;cHOybKKub98IQi+HmfmGmS06X4sLtdEFVvDWL0AQV0E7NgoO+/XrGERMyBrrwKTgRhEW897TDEsd&#10;rrylyy4ZkSEcS1RgU2pKKWNlyWPsh4Y4e8fQekxZtkbqFq8Z7ms5KIoP6dFxXrDY0MpSddqdvQL3&#10;a07nYdh8omVnNpPhj/saSaVenrvlFESiLv2HH+1vreAd7lfyDZ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2zeDCAAAA2gAAAA8AAAAAAAAAAAAAAAAAlwIAAGRycy9kb3du&#10;cmV2LnhtbFBLBQYAAAAABAAEAPUAAACGAw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(C)</w:t>
                        </w:r>
                      </w:p>
                    </w:txbxContent>
                  </v:textbox>
                </v:rect>
                <v:rect id="Rectangle 12" o:spid="_x0000_s1033" style="position:absolute;left:4420;top:4660;width:400;height: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5FOXwgAA&#10;ANoAAAAPAAAAZHJzL2Rvd25yZXYueG1sRI/RagIxFETfC/5DuIJvNWsRq+tGkZZKwYe26gdcNtck&#10;7OZm2UTd/n1TKPRxmJkzTLUdfCtu1EcXWMFsWoAgroN2bBScT2+PSxAxIWtsA5OCb4qw3YweKix1&#10;uPMX3Y7JiAzhWKICm1JXShlrSx7jNHTE2buE3mPKsjdS93jPcN/Kp6JYSI+O84LFjl4s1c3x6hW4&#10;T9Nc5+HwipadOazmH27/LJWajIfdGkSiIf2H/9rvWsECfq/kGyA3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kU5fCAAAA2gAAAA8AAAAAAAAAAAAAAAAAlwIAAGRycy9kb3du&#10;cmV2LnhtbFBLBQYAAAAABAAEAPUAAACGAw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(D)</w:t>
                        </w:r>
                      </w:p>
                    </w:txbxContent>
                  </v:textbox>
                </v:rect>
                <v:rect id="Rectangle 13" o:spid="_x0000_s1034" style="position:absolute;left:8400;width:400;height: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qPYMwgAA&#10;ANoAAAAPAAAAZHJzL2Rvd25yZXYueG1sRI/RagIxFETfBf8hXKFvmrVI1XWjSEtLwYe26gdcNtck&#10;7OZm2UTd/n1TKPRxmJkzTLUbfCtu1EcXWMF8VoAgroN2bBScT6/TFYiYkDW2gUnBN0XYbcejCksd&#10;7vxFt2MyIkM4lqjAptSVUsbaksc4Cx1x9i6h95iy7I3UPd4z3LfysSiepEfHecFiR8+W6uZ49Qrc&#10;p2mui3B4QcvOHNaLD/e2lEo9TIb9BkSiIf2H/9rvWsESfq/kGyC3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6o9gzCAAAA2gAAAA8AAAAAAAAAAAAAAAAAlwIAAGRycy9kb3du&#10;cmV2LnhtbFBLBQYAAAAABAAEAPUAAACGAwAAAAA=&#10;" filled="f" stroked="f" strokeweight="1pt">
                  <v:stroke joinstyle="round"/>
                  <v:path arrowok="t"/>
                  <v:textbox inset="0,0,0,0">
                    <w:txbxContent>
                      <w:p w:rsidR="00442EE2" w:rsidRDefault="00442EE2">
                        <w:pPr>
                          <w:pStyle w:val="FreeFormA"/>
                          <w:rPr>
                            <w:rFonts w:ascii="Times New Roman" w:eastAsia="Times New Roman" w:hAnsi="Times New Roman"/>
                            <w:color w:val="auto"/>
                            <w:sz w:val="20"/>
                            <w:lang w:val="en-US" w:eastAsia="en-US" w:bidi="x-none"/>
                          </w:rPr>
                        </w:pPr>
                        <w:r>
                          <w:t>(E)</w:t>
                        </w:r>
                      </w:p>
                    </w:txbxContent>
                  </v:textbox>
                </v:rect>
                <w10:wrap type="through" anchorx="page" anchory="page"/>
              </v:group>
            </w:pict>
          </mc:Fallback>
        </mc:AlternateContent>
      </w:r>
    </w:p>
    <w:p w:rsidR="00F53E62" w:rsidRDefault="00F53E62">
      <w:pPr>
        <w:spacing w:line="480" w:lineRule="auto"/>
        <w:rPr>
          <w:rFonts w:ascii="Times New Roman" w:hAnsi="Times New Roman"/>
        </w:rPr>
      </w:pPr>
    </w:p>
    <w:p w:rsidR="00F53E62" w:rsidRDefault="00F53E62">
      <w:pPr>
        <w:spacing w:line="480" w:lineRule="auto"/>
        <w:rPr>
          <w:rFonts w:ascii="Times New Roman" w:eastAsia="Times New Roman" w:hAnsi="Times New Roman"/>
          <w:color w:val="auto"/>
          <w:sz w:val="20"/>
          <w:lang w:val="en-US" w:eastAsia="en-US" w:bidi="x-none"/>
        </w:rPr>
      </w:pPr>
    </w:p>
    <w:sectPr w:rsidR="00F53E62">
      <w:headerReference w:type="even" r:id="rId21"/>
      <w:headerReference w:type="default" r:id="rId22"/>
      <w:footerReference w:type="even" r:id="rId23"/>
      <w:footerReference w:type="default" r:id="rId24"/>
      <w:pgSz w:w="12240" w:h="15840"/>
      <w:pgMar w:top="1797" w:right="1440" w:bottom="1797" w:left="1440" w:header="709" w:footer="709"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 w:date="2014-11-19T16:48:00Z" w:initials="">
    <w:p w:rsidR="00442EE2" w:rsidRDefault="00442EE2">
      <w:pPr>
        <w:rPr>
          <w:rFonts w:ascii="Times New Roman" w:eastAsia="Times New Roman" w:hAnsi="Times New Roman"/>
          <w:color w:val="auto"/>
          <w:sz w:val="20"/>
          <w:lang w:val="en-US" w:eastAsia="en-US" w:bidi="x-none"/>
        </w:rPr>
      </w:pPr>
      <w:r>
        <w:annotationRef/>
      </w:r>
    </w:p>
    <w:p w:rsidR="00442EE2" w:rsidRDefault="00442EE2">
      <w:r>
        <w:rPr>
          <w:sz w:val="20"/>
        </w:rPr>
        <w:t xml:space="preserve">Gregory Crutsinger </w:t>
      </w:r>
      <w:r>
        <w:rPr>
          <w:rStyle w:val="Normal"/>
        </w:rPr>
        <w:fldChar w:fldCharType="begin" w:fldLock="1"/>
      </w:r>
      <w:r>
        <w:rPr>
          <w:rStyle w:val="Normal"/>
        </w:rPr>
        <w:instrText xml:space="preserve"> DATE \@ "y-MM-dd, h:mm AM/PM" </w:instrText>
      </w:r>
      <w:r>
        <w:rPr>
          <w:rStyle w:val="Normal"/>
        </w:rPr>
        <w:fldChar w:fldCharType="separate"/>
      </w:r>
      <w:r>
        <w:t>2014-11-17, 10:46 AM</w:t>
      </w:r>
      <w:r>
        <w:rPr>
          <w:rStyle w:val="Normal"/>
        </w:rPr>
        <w:fldChar w:fldCharType="end"/>
      </w:r>
    </w:p>
    <w:p w:rsidR="00442EE2" w:rsidRDefault="00442EE2">
      <w:pPr>
        <w:pStyle w:val="CommentText1"/>
        <w:rPr>
          <w:rFonts w:ascii="Times New Roman" w:eastAsia="Times New Roman" w:hAnsi="Times New Roman"/>
          <w:color w:val="auto"/>
          <w:sz w:val="20"/>
          <w:lang w:val="en-US" w:eastAsia="en-US" w:bidi="x-none"/>
        </w:rPr>
      </w:pPr>
      <w:r>
        <w:t>This is a really boring title</w:t>
      </w:r>
    </w:p>
  </w:comment>
  <w:comment w:id="203" w:author="" w:date="2014-11-19T16:48:00Z" w:initials="">
    <w:p w:rsidR="00442EE2" w:rsidRDefault="00442EE2">
      <w:pPr>
        <w:rPr>
          <w:rFonts w:ascii="Times New Roman" w:eastAsia="Times New Roman" w:hAnsi="Times New Roman"/>
          <w:color w:val="auto"/>
          <w:sz w:val="20"/>
          <w:lang w:val="en-US" w:eastAsia="en-US" w:bidi="x-none"/>
        </w:rPr>
      </w:pPr>
      <w:r>
        <w:annotationRef/>
      </w:r>
    </w:p>
    <w:p w:rsidR="00442EE2" w:rsidRDefault="00442EE2">
      <w:pPr>
        <w:pStyle w:val="FreeForm"/>
        <w:rPr>
          <w:rFonts w:eastAsia="Times New Roman"/>
          <w:color w:val="auto"/>
          <w:lang w:eastAsia="en-US" w:bidi="x-none"/>
        </w:rPr>
      </w:pPr>
      <w:r>
        <w:rPr>
          <w:rFonts w:ascii="Lucida Grande" w:hAnsi="Lucida Grande"/>
          <w:sz w:val="18"/>
        </w:rPr>
        <w:t>give a more explicit example, perhpas with guppies or sticklebacks.</w:t>
      </w:r>
    </w:p>
  </w:comment>
  <w:comment w:id="210" w:author="" w:date="2014-11-19T16:48:00Z" w:initials="">
    <w:p w:rsidR="00442EE2" w:rsidRDefault="00442EE2">
      <w:pPr>
        <w:rPr>
          <w:rFonts w:ascii="Times New Roman" w:eastAsia="Times New Roman" w:hAnsi="Times New Roman"/>
          <w:color w:val="auto"/>
          <w:sz w:val="20"/>
          <w:lang w:val="en-US" w:eastAsia="en-US" w:bidi="x-none"/>
        </w:rPr>
      </w:pPr>
      <w:r>
        <w:annotationRef/>
      </w:r>
    </w:p>
    <w:p w:rsidR="00442EE2" w:rsidRDefault="00442EE2">
      <w:r>
        <w:rPr>
          <w:rStyle w:val="Normal"/>
        </w:rPr>
        <w:fldChar w:fldCharType="begin" w:fldLock="1"/>
      </w:r>
      <w:r>
        <w:rPr>
          <w:rStyle w:val="Normal"/>
        </w:rPr>
        <w:instrText xml:space="preserve"> DATE \@ "y-MM-dd, h:mm AM/PM" </w:instrText>
      </w:r>
      <w:r>
        <w:rPr>
          <w:rStyle w:val="Normal"/>
        </w:rPr>
        <w:fldChar w:fldCharType="separate"/>
      </w:r>
      <w:r>
        <w:t>2014-11-14, 10:35 PM</w:t>
      </w:r>
      <w:r>
        <w:rPr>
          <w:rStyle w:val="Normal"/>
        </w:rPr>
        <w:fldChar w:fldCharType="end"/>
      </w:r>
    </w:p>
    <w:p w:rsidR="00442EE2" w:rsidRDefault="00442EE2">
      <w:pPr>
        <w:rPr>
          <w:rFonts w:ascii="Times New Roman" w:hAnsi="Times New Roman"/>
          <w:sz w:val="20"/>
          <w:lang w:val="en-US"/>
        </w:rPr>
      </w:pPr>
    </w:p>
    <w:p w:rsidR="00442EE2" w:rsidRDefault="00442EE2">
      <w:pPr>
        <w:pStyle w:val="FreeFormA"/>
        <w:rPr>
          <w:rFonts w:ascii="Times New Roman" w:eastAsia="Times New Roman" w:hAnsi="Times New Roman"/>
          <w:color w:val="auto"/>
          <w:sz w:val="20"/>
          <w:lang w:val="en-US" w:eastAsia="en-US" w:bidi="x-none"/>
        </w:rPr>
      </w:pPr>
      <w:proofErr w:type="gramStart"/>
      <w:r>
        <w:rPr>
          <w:rFonts w:ascii="Lucida Grande" w:hAnsi="Lucida Grande"/>
          <w:sz w:val="18"/>
        </w:rPr>
        <w:t>part</w:t>
      </w:r>
      <w:proofErr w:type="gramEnd"/>
      <w:r>
        <w:rPr>
          <w:rFonts w:ascii="Lucida Grande" w:hAnsi="Lucida Grande"/>
          <w:sz w:val="18"/>
        </w:rPr>
        <w:t xml:space="preserve"> of the reason this number is so high, was because it was quite frequent to find nothing inside the galls (no exit hole, just no evidence of any larva in the gall). There was a much, much smaller proportion of “unknown” causes of mortality. Any thoughts on how I should approach this? ]</w:t>
      </w:r>
    </w:p>
  </w:comment>
  <w:comment w:id="211" w:author="" w:date="2014-11-19T16:48:00Z" w:initials="">
    <w:p w:rsidR="00442EE2" w:rsidRDefault="00442EE2">
      <w:pPr>
        <w:rPr>
          <w:rFonts w:ascii="Times New Roman" w:eastAsia="Times New Roman" w:hAnsi="Times New Roman"/>
          <w:color w:val="auto"/>
          <w:sz w:val="20"/>
          <w:lang w:val="en-US" w:eastAsia="en-US" w:bidi="x-none"/>
        </w:rPr>
      </w:pPr>
      <w:r>
        <w:annotationRef/>
      </w:r>
    </w:p>
    <w:p w:rsidR="00442EE2" w:rsidRDefault="00442EE2">
      <w:r>
        <w:rPr>
          <w:rStyle w:val="Normal"/>
        </w:rPr>
        <w:fldChar w:fldCharType="begin" w:fldLock="1"/>
      </w:r>
      <w:r>
        <w:rPr>
          <w:rStyle w:val="Normal"/>
        </w:rPr>
        <w:instrText xml:space="preserve"> DATE \@ "y-MM-dd, h:mm AM/PM" </w:instrText>
      </w:r>
      <w:r>
        <w:rPr>
          <w:rStyle w:val="Normal"/>
        </w:rPr>
        <w:fldChar w:fldCharType="separate"/>
      </w:r>
      <w:r>
        <w:t>2014-11-14, 10:35 PM</w:t>
      </w:r>
      <w:r>
        <w:rPr>
          <w:rStyle w:val="Normal"/>
        </w:rPr>
        <w:fldChar w:fldCharType="end"/>
      </w:r>
    </w:p>
    <w:p w:rsidR="00442EE2" w:rsidRDefault="00442EE2">
      <w:pPr>
        <w:rPr>
          <w:rFonts w:ascii="Times New Roman" w:hAnsi="Times New Roman"/>
          <w:sz w:val="20"/>
          <w:lang w:val="en-US"/>
        </w:rPr>
      </w:pPr>
    </w:p>
    <w:p w:rsidR="00442EE2" w:rsidRDefault="00442EE2">
      <w:r>
        <w:t xml:space="preserve">Matthew Barbour </w:t>
      </w:r>
      <w:r>
        <w:rPr>
          <w:rStyle w:val="Normal"/>
        </w:rPr>
        <w:fldChar w:fldCharType="begin"/>
      </w:r>
      <w:r>
        <w:rPr>
          <w:rStyle w:val="Normal"/>
        </w:rPr>
        <w:instrText xml:space="preserve"> DATE \@ "MMMM d, y 'AM/PMt' h:mm AM/PM" </w:instrText>
      </w:r>
      <w:r>
        <w:rPr>
          <w:rStyle w:val="Normal"/>
        </w:rPr>
        <w:fldChar w:fldCharType="separate"/>
      </w:r>
      <w:r>
        <w:t>November 19, 2014 at 9:48 AM</w:t>
      </w:r>
      <w:r>
        <w:rPr>
          <w:rStyle w:val="Normal"/>
        </w:rPr>
        <w:fldChar w:fldCharType="end"/>
      </w:r>
    </w:p>
    <w:p w:rsidR="00442EE2" w:rsidRDefault="00442EE2">
      <w:pPr>
        <w:pStyle w:val="annotationtext"/>
      </w:pPr>
      <w:r>
        <w:t>I don’t know how keen Greg is on the different drawings. He told me that he thinks it may be better to simply have the names, but we can decide later.</w:t>
      </w:r>
    </w:p>
    <w:p w:rsidR="00442EE2" w:rsidRDefault="00442EE2">
      <w:pPr>
        <w:pStyle w:val="annotationtext"/>
      </w:pPr>
    </w:p>
    <w:p w:rsidR="00442EE2" w:rsidRDefault="00442EE2">
      <w:pPr>
        <w:pStyle w:val="annotationtext"/>
      </w:pPr>
    </w:p>
    <w:p w:rsidR="00442EE2" w:rsidRDefault="00442EE2">
      <w:pPr>
        <w:pStyle w:val="annotationtext"/>
        <w:rPr>
          <w:rFonts w:ascii="Times New Roman" w:eastAsia="Times New Roman" w:hAnsi="Times New Roman"/>
          <w:color w:val="auto"/>
          <w:sz w:val="20"/>
          <w:lang w:val="en-US" w:eastAsia="en-US" w:bidi="x-none"/>
        </w:rPr>
      </w:pPr>
      <w:r>
        <w:rPr>
          <w:shd w:val="clear" w:color="auto" w:fill="FFFF00"/>
        </w:rPr>
        <w:t>MARIANO: We MUST have the drawings. If Greg is swamped with work, I can ask my brother, he made the ones for the PNAS. If we add the drawings the figure is AMAZING, ECOL LETTER quality!!!!</w:t>
      </w:r>
    </w:p>
    <w:p w:rsidR="00000000" w:rsidRDefault="00442EE2">
      <w:r>
        <w:cr/>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00D" w:rsidRDefault="001D100D">
      <w:r>
        <w:separator/>
      </w:r>
    </w:p>
  </w:endnote>
  <w:endnote w:type="continuationSeparator" w:id="0">
    <w:p w:rsidR="001D100D" w:rsidRDefault="001D1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New Roman Italic">
    <w:panose1 w:val="02020503050405090304"/>
    <w:charset w:val="00"/>
    <w:family w:val="auto"/>
    <w:pitch w:val="variable"/>
    <w:sig w:usb0="E0000AFF" w:usb1="00007843" w:usb2="00000001" w:usb3="00000000" w:csb0="000001BF" w:csb1="00000000"/>
  </w:font>
  <w:font w:name="Times New Roman Bold Italic">
    <w:panose1 w:val="02020703060505090304"/>
    <w:charset w:val="00"/>
    <w:family w:val="auto"/>
    <w:pitch w:val="variable"/>
    <w:sig w:usb0="E0000AFF" w:usb1="00007843" w:usb2="00000001" w:usb3="00000000" w:csb0="000001BF" w:csb1="00000000"/>
  </w:font>
  <w:font w:name="Cambria Italic">
    <w:panose1 w:val="020405030504060A0204"/>
    <w:charset w:val="00"/>
    <w:family w:val="auto"/>
    <w:pitch w:val="variable"/>
    <w:sig w:usb0="E00002FF" w:usb1="4000045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pPr>
  </w:p>
  <w:p w:rsidR="00442EE2" w:rsidRDefault="00442EE2">
    <w:pPr>
      <w:pStyle w:val="FreeForm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pPr>
  </w:p>
  <w:p w:rsidR="00442EE2" w:rsidRDefault="00442EE2">
    <w:pPr>
      <w:pStyle w:val="FreeForm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pPr>
  </w:p>
  <w:p w:rsidR="00442EE2" w:rsidRDefault="00442EE2">
    <w:pPr>
      <w:pStyle w:val="FreeForm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pPr>
  </w:p>
  <w:p w:rsidR="00442EE2" w:rsidRDefault="00442EE2">
    <w:pPr>
      <w:pStyle w:val="FreeForm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pPr>
  </w:p>
  <w:p w:rsidR="00442EE2" w:rsidRDefault="00442EE2">
    <w:pPr>
      <w:pStyle w:val="FreeForm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pPr>
  </w:p>
  <w:p w:rsidR="00442EE2" w:rsidRDefault="00442EE2">
    <w:pPr>
      <w:pStyle w:val="FreeForm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00D" w:rsidRDefault="001D100D">
      <w:r>
        <w:separator/>
      </w:r>
    </w:p>
  </w:footnote>
  <w:footnote w:type="continuationSeparator" w:id="0">
    <w:p w:rsidR="001D100D" w:rsidRDefault="001D10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rPr>
        <w:rFonts w:ascii="Times New Roman" w:eastAsia="Times New Roman" w:hAnsi="Times New Roman"/>
        <w:color w:val="auto"/>
        <w:sz w:val="20"/>
        <w:lang w:val="en-US" w:eastAsia="en-US" w:bidi="x-non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rPr>
        <w:rFonts w:ascii="Times New Roman" w:eastAsia="Times New Roman" w:hAnsi="Times New Roman"/>
        <w:color w:val="auto"/>
        <w:sz w:val="20"/>
        <w:lang w:val="en-US" w:eastAsia="en-US" w:bidi="x-none"/>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rPr>
        <w:rFonts w:ascii="Times New Roman" w:eastAsia="Times New Roman" w:hAnsi="Times New Roman"/>
        <w:color w:val="auto"/>
        <w:sz w:val="20"/>
        <w:lang w:val="en-US" w:eastAsia="en-US" w:bidi="x-none"/>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rPr>
        <w:rFonts w:ascii="Times New Roman" w:eastAsia="Times New Roman" w:hAnsi="Times New Roman"/>
        <w:color w:val="auto"/>
        <w:sz w:val="20"/>
        <w:lang w:val="en-US" w:eastAsia="en-US" w:bidi="x-none"/>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rPr>
        <w:rFonts w:ascii="Times New Roman" w:eastAsia="Times New Roman" w:hAnsi="Times New Roman"/>
        <w:color w:val="auto"/>
        <w:sz w:val="20"/>
        <w:lang w:val="en-US" w:eastAsia="en-US" w:bidi="x-none"/>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EE2" w:rsidRDefault="00442EE2">
    <w:pPr>
      <w:pStyle w:val="FreeFormA"/>
      <w:rPr>
        <w:rFonts w:ascii="Times New Roman" w:eastAsia="Times New Roman" w:hAnsi="Times New Roman"/>
        <w:color w:val="auto"/>
        <w:sz w:val="20"/>
        <w:lang w:val="en-US" w:eastAsia="en-US" w:bidi="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trackRevisions/>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E62"/>
    <w:rsid w:val="001D100D"/>
    <w:rsid w:val="001D55DF"/>
    <w:rsid w:val="002D5464"/>
    <w:rsid w:val="00313A22"/>
    <w:rsid w:val="00442EE2"/>
    <w:rsid w:val="00820E25"/>
    <w:rsid w:val="009B75B8"/>
    <w:rsid w:val="00AC648C"/>
    <w:rsid w:val="00DA78C2"/>
    <w:rsid w:val="00F53E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41A7FC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locked="0" w:semiHidden="1" w:uiPriority="99" w:unhideWhenUsed="1"/>
    <w:lsdException w:name="Note Level 2" w:locked="0" w:semiHidden="1" w:uiPriority="99" w:unhideWhenUsed="1"/>
    <w:lsdException w:name="Note Level 3" w:locked="0" w:semiHidden="1" w:uiPriority="99" w:unhideWhenUsed="1"/>
    <w:lsdException w:name="Note Level 4" w:locked="0" w:semiHidden="1" w:uiPriority="99" w:unhideWhenUsed="1"/>
    <w:lsdException w:name="Note Level 5" w:locked="0" w:semiHidden="1" w:uiPriority="99" w:unhideWhenUsed="1"/>
    <w:lsdException w:name="Note Level 6" w:locked="0" w:semiHidden="1" w:uiPriority="99" w:unhideWhenUsed="1"/>
    <w:lsdException w:name="Note Level 7" w:locked="0" w:semiHidden="1" w:uiPriority="99" w:unhideWhenUsed="1"/>
    <w:lsdException w:name="Note Level 8" w:locked="0" w:semiHidden="1" w:uiPriority="99" w:unhideWhenUsed="1"/>
    <w:lsdException w:name="Note Level 9" w:locked="0" w:semiHidden="1" w:uiPriority="99"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Pr>
      <w:rFonts w:ascii="Cambria" w:eastAsia="ヒラギノ角ゴ Pro W3" w:hAnsi="Cambria"/>
      <w:color w:val="000000"/>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FreeFormA">
    <w:name w:val="Free Form A"/>
    <w:rPr>
      <w:rFonts w:ascii="Cambria" w:eastAsia="ヒラギノ角ゴ Pro W3" w:hAnsi="Cambria"/>
      <w:color w:val="000000"/>
      <w:sz w:val="24"/>
    </w:rPr>
  </w:style>
  <w:style w:type="paragraph" w:customStyle="1" w:styleId="CommentText1">
    <w:name w:val="Comment Text1"/>
    <w:rPr>
      <w:rFonts w:ascii="Cambria" w:eastAsia="ヒラギノ角ゴ Pro W3" w:hAnsi="Cambria"/>
      <w:color w:val="000000"/>
      <w:sz w:val="24"/>
    </w:rPr>
  </w:style>
  <w:style w:type="paragraph" w:customStyle="1" w:styleId="FreeForm">
    <w:name w:val="Free Form"/>
    <w:rPr>
      <w:rFonts w:eastAsia="ヒラギノ角ゴ Pro W3"/>
      <w:color w:val="000000"/>
      <w:lang w:val="en-US"/>
    </w:rPr>
  </w:style>
  <w:style w:type="paragraph" w:customStyle="1" w:styleId="heading3">
    <w:name w:val="heading 3"/>
    <w:next w:val="Normal"/>
    <w:pPr>
      <w:keepNext/>
      <w:keepLines/>
      <w:spacing w:before="200" w:line="480" w:lineRule="auto"/>
      <w:outlineLvl w:val="2"/>
    </w:pPr>
    <w:rPr>
      <w:rFonts w:ascii="Times New Roman Bold" w:eastAsia="ヒラギノ角ゴ Pro W3" w:hAnsi="Times New Roman Bold"/>
      <w:color w:val="000000"/>
      <w:sz w:val="24"/>
    </w:rPr>
  </w:style>
  <w:style w:type="paragraph" w:customStyle="1" w:styleId="annotationtext">
    <w:name w:val="annotation text"/>
    <w:rPr>
      <w:rFonts w:ascii="Cambria" w:eastAsia="ヒラギノ角ゴ Pro W3" w:hAnsi="Cambria"/>
      <w:color w:val="000000"/>
      <w:sz w:val="24"/>
    </w:rPr>
  </w:style>
  <w:style w:type="paragraph" w:styleId="BalloonText">
    <w:name w:val="Balloon Text"/>
    <w:basedOn w:val="Normal"/>
    <w:link w:val="BalloonTextChar"/>
    <w:locked/>
    <w:rsid w:val="00F53E62"/>
    <w:rPr>
      <w:rFonts w:ascii="Lucida Grande" w:hAnsi="Lucida Grande" w:cs="Lucida Grande"/>
      <w:sz w:val="18"/>
      <w:szCs w:val="18"/>
    </w:rPr>
  </w:style>
  <w:style w:type="character" w:customStyle="1" w:styleId="BalloonTextChar">
    <w:name w:val="Balloon Text Char"/>
    <w:basedOn w:val="DefaultParagraphFont"/>
    <w:link w:val="BalloonText"/>
    <w:rsid w:val="00F53E62"/>
    <w:rPr>
      <w:rFonts w:ascii="Lucida Grande" w:eastAsia="ヒラギノ角ゴ Pro W3" w:hAnsi="Lucida Grande" w:cs="Lucida Grande"/>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locked="0" w:semiHidden="1" w:uiPriority="99" w:unhideWhenUsed="1"/>
    <w:lsdException w:name="Note Level 2" w:locked="0" w:semiHidden="1" w:uiPriority="99" w:unhideWhenUsed="1"/>
    <w:lsdException w:name="Note Level 3" w:locked="0" w:semiHidden="1" w:uiPriority="99" w:unhideWhenUsed="1"/>
    <w:lsdException w:name="Note Level 4" w:locked="0" w:semiHidden="1" w:uiPriority="99" w:unhideWhenUsed="1"/>
    <w:lsdException w:name="Note Level 5" w:locked="0" w:semiHidden="1" w:uiPriority="99" w:unhideWhenUsed="1"/>
    <w:lsdException w:name="Note Level 6" w:locked="0" w:semiHidden="1" w:uiPriority="99" w:unhideWhenUsed="1"/>
    <w:lsdException w:name="Note Level 7" w:locked="0" w:semiHidden="1" w:uiPriority="99" w:unhideWhenUsed="1"/>
    <w:lsdException w:name="Note Level 8" w:locked="0" w:semiHidden="1" w:uiPriority="99" w:unhideWhenUsed="1"/>
    <w:lsdException w:name="Note Level 9" w:locked="0" w:semiHidden="1" w:uiPriority="99"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Pr>
      <w:rFonts w:ascii="Cambria" w:eastAsia="ヒラギノ角ゴ Pro W3" w:hAnsi="Cambria"/>
      <w:color w:val="000000"/>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FreeFormA">
    <w:name w:val="Free Form A"/>
    <w:rPr>
      <w:rFonts w:ascii="Cambria" w:eastAsia="ヒラギノ角ゴ Pro W3" w:hAnsi="Cambria"/>
      <w:color w:val="000000"/>
      <w:sz w:val="24"/>
    </w:rPr>
  </w:style>
  <w:style w:type="paragraph" w:customStyle="1" w:styleId="CommentText1">
    <w:name w:val="Comment Text1"/>
    <w:rPr>
      <w:rFonts w:ascii="Cambria" w:eastAsia="ヒラギノ角ゴ Pro W3" w:hAnsi="Cambria"/>
      <w:color w:val="000000"/>
      <w:sz w:val="24"/>
    </w:rPr>
  </w:style>
  <w:style w:type="paragraph" w:customStyle="1" w:styleId="FreeForm">
    <w:name w:val="Free Form"/>
    <w:rPr>
      <w:rFonts w:eastAsia="ヒラギノ角ゴ Pro W3"/>
      <w:color w:val="000000"/>
      <w:lang w:val="en-US"/>
    </w:rPr>
  </w:style>
  <w:style w:type="paragraph" w:customStyle="1" w:styleId="heading3">
    <w:name w:val="heading 3"/>
    <w:next w:val="Normal"/>
    <w:pPr>
      <w:keepNext/>
      <w:keepLines/>
      <w:spacing w:before="200" w:line="480" w:lineRule="auto"/>
      <w:outlineLvl w:val="2"/>
    </w:pPr>
    <w:rPr>
      <w:rFonts w:ascii="Times New Roman Bold" w:eastAsia="ヒラギノ角ゴ Pro W3" w:hAnsi="Times New Roman Bold"/>
      <w:color w:val="000000"/>
      <w:sz w:val="24"/>
    </w:rPr>
  </w:style>
  <w:style w:type="paragraph" w:customStyle="1" w:styleId="annotationtext">
    <w:name w:val="annotation text"/>
    <w:rPr>
      <w:rFonts w:ascii="Cambria" w:eastAsia="ヒラギノ角ゴ Pro W3" w:hAnsi="Cambria"/>
      <w:color w:val="000000"/>
      <w:sz w:val="24"/>
    </w:rPr>
  </w:style>
  <w:style w:type="paragraph" w:styleId="BalloonText">
    <w:name w:val="Balloon Text"/>
    <w:basedOn w:val="Normal"/>
    <w:link w:val="BalloonTextChar"/>
    <w:locked/>
    <w:rsid w:val="00F53E62"/>
    <w:rPr>
      <w:rFonts w:ascii="Lucida Grande" w:hAnsi="Lucida Grande" w:cs="Lucida Grande"/>
      <w:sz w:val="18"/>
      <w:szCs w:val="18"/>
    </w:rPr>
  </w:style>
  <w:style w:type="character" w:customStyle="1" w:styleId="BalloonTextChar">
    <w:name w:val="Balloon Text Char"/>
    <w:basedOn w:val="DefaultParagraphFont"/>
    <w:link w:val="BalloonText"/>
    <w:rsid w:val="00F53E62"/>
    <w:rPr>
      <w:rFonts w:ascii="Lucida Grande" w:eastAsia="ヒラギノ角ゴ Pro W3" w:hAnsi="Lucida Grande" w:cs="Lucida Grande"/>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targetScreenSz w:val="544x37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5.xml"/><Relationship Id="rId24" Type="http://schemas.openxmlformats.org/officeDocument/2006/relationships/footer" Target="footer6.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4084</Words>
  <Characters>23285</Characters>
  <Application>Microsoft Macintosh Word</Application>
  <DocSecurity>0</DocSecurity>
  <Lines>194</Lines>
  <Paragraphs>54</Paragraphs>
  <ScaleCrop>false</ScaleCrop>
  <Company/>
  <LinksUpToDate>false</LinksUpToDate>
  <CharactersWithSpaces>27315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cp:lastModifiedBy>Gregory Crutsinger</cp:lastModifiedBy>
  <cp:revision>3</cp:revision>
  <dcterms:created xsi:type="dcterms:W3CDTF">2014-11-20T18:18:00Z</dcterms:created>
  <dcterms:modified xsi:type="dcterms:W3CDTF">2014-11-20T18:56:00Z</dcterms:modified>
</cp:coreProperties>
</file>